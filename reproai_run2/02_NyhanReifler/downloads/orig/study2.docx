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3CF03BE"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I.       Purpose:  </w:t>
      </w:r>
    </w:p>
    <w:p w14:paraId="77CF5C99"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You are invited to be in a research study. This study is to look at people’s opinions about politics. A total of about 1000 people will be asked to be in this study. It should take about 15 minutes of your time. [</w:t>
      </w:r>
      <w:proofErr w:type="gramStart"/>
      <w:r w:rsidRPr="00C43A8C">
        <w:rPr>
          <w:rFonts w:ascii="Times New Roman" w:hAnsi="Times New Roman" w:cs="Times New Roman"/>
        </w:rPr>
        <w:t>or</w:t>
      </w:r>
      <w:proofErr w:type="gramEnd"/>
      <w:r w:rsidRPr="00C43A8C">
        <w:rPr>
          <w:rFonts w:ascii="Times New Roman" w:hAnsi="Times New Roman" w:cs="Times New Roman"/>
        </w:rPr>
        <w:t xml:space="preserve"> whatever your best estimate is]</w:t>
      </w:r>
    </w:p>
    <w:p w14:paraId="692062D9"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 xml:space="preserve">II.     Procedures: </w:t>
      </w:r>
    </w:p>
    <w:p w14:paraId="1A7D160C"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 xml:space="preserve">If you decide to participate, you will take a short survey. If you decide to be in the study, you will take a short survey. You will get a small number of points from </w:t>
      </w:r>
      <w:proofErr w:type="spellStart"/>
      <w:r w:rsidRPr="00C43A8C">
        <w:rPr>
          <w:rFonts w:ascii="Times New Roman" w:hAnsi="Times New Roman" w:cs="Times New Roman"/>
        </w:rPr>
        <w:t>YouGov</w:t>
      </w:r>
      <w:proofErr w:type="spellEnd"/>
      <w:r w:rsidRPr="00C43A8C">
        <w:rPr>
          <w:rFonts w:ascii="Times New Roman" w:hAnsi="Times New Roman" w:cs="Times New Roman"/>
        </w:rPr>
        <w:t xml:space="preserve"> for being in the study. [</w:t>
      </w:r>
      <w:proofErr w:type="gramStart"/>
      <w:r w:rsidRPr="00C43A8C">
        <w:rPr>
          <w:rFonts w:ascii="Times New Roman" w:hAnsi="Times New Roman" w:cs="Times New Roman"/>
        </w:rPr>
        <w:t>correct</w:t>
      </w:r>
      <w:proofErr w:type="gramEnd"/>
      <w:r w:rsidRPr="00C43A8C">
        <w:rPr>
          <w:rFonts w:ascii="Times New Roman" w:hAnsi="Times New Roman" w:cs="Times New Roman"/>
        </w:rPr>
        <w:t>?]</w:t>
      </w:r>
    </w:p>
    <w:p w14:paraId="4BC37D76" w14:textId="77777777" w:rsid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III.    Risks: </w:t>
      </w:r>
    </w:p>
    <w:p w14:paraId="25B0ED10"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In this study, you will not have any more risks than you would in a normal day of life.</w:t>
      </w:r>
    </w:p>
    <w:p w14:paraId="0F834672"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IV.    Benefits:</w:t>
      </w:r>
    </w:p>
    <w:p w14:paraId="3A324FC4"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 xml:space="preserve">Participation in this study may not benefit you personally. Some people enjoy the opportunity to express their political opinions. Overall, we hope to gain information about how people think about politics. </w:t>
      </w:r>
    </w:p>
    <w:p w14:paraId="372AEF91"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V.     Voluntary Participation and Withdrawal:</w:t>
      </w:r>
    </w:p>
    <w:p w14:paraId="05354D98"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You do not have to be in this study. If you decide to be in the study and change your mind, you have the right to drop out at any time. You may skip questions or stop at any time. Whatever you decide, you will not lose any benefits.</w:t>
      </w:r>
    </w:p>
    <w:p w14:paraId="68EE715F"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 xml:space="preserve">VI.    Confidentiality: </w:t>
      </w:r>
    </w:p>
    <w:p w14:paraId="1E802959"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 xml:space="preserve">We will keep your records private to the extent allowed by law. Only Jason </w:t>
      </w:r>
      <w:proofErr w:type="spellStart"/>
      <w:r w:rsidRPr="00C43A8C">
        <w:rPr>
          <w:rFonts w:ascii="Times New Roman" w:hAnsi="Times New Roman" w:cs="Times New Roman"/>
        </w:rPr>
        <w:t>Reifler</w:t>
      </w:r>
      <w:proofErr w:type="spellEnd"/>
      <w:r w:rsidRPr="00C43A8C">
        <w:rPr>
          <w:rFonts w:ascii="Times New Roman" w:hAnsi="Times New Roman" w:cs="Times New Roman"/>
        </w:rPr>
        <w:t xml:space="preserve"> and Brendan Nyhan will be able to see the information you provide. Information may also be shared with those who make sure the study is done correctly (GSU Institutional Review Board, the Office for Human Research Protection (OHRP), Dartmouth Committee for the Protection of Human Subjects). The information you provide will be stored on password- and firewall-protected computers. Your name and other facts that might point to you will not appear when we present this. The findings will only be shared </w:t>
      </w:r>
      <w:proofErr w:type="gramStart"/>
      <w:r w:rsidRPr="00C43A8C">
        <w:rPr>
          <w:rFonts w:ascii="Times New Roman" w:hAnsi="Times New Roman" w:cs="Times New Roman"/>
        </w:rPr>
        <w:t>in group</w:t>
      </w:r>
      <w:proofErr w:type="gramEnd"/>
      <w:r w:rsidRPr="00C43A8C">
        <w:rPr>
          <w:rFonts w:ascii="Times New Roman" w:hAnsi="Times New Roman" w:cs="Times New Roman"/>
        </w:rPr>
        <w:t xml:space="preserve"> form. Your name will not be shared.</w:t>
      </w:r>
    </w:p>
    <w:p w14:paraId="35BEFB06"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VII. Contact Persons:</w:t>
      </w:r>
    </w:p>
    <w:p w14:paraId="6EE5BF3D" w14:textId="77777777" w:rsidR="002821E4" w:rsidRDefault="002821E4" w:rsidP="002821E4">
      <w:pPr>
        <w:keepNext/>
        <w:spacing w:after="0" w:line="240" w:lineRule="auto"/>
        <w:rPr>
          <w:rFonts w:ascii="Times New Roman" w:hAnsi="Times New Roman" w:cs="Times New Roman"/>
        </w:rPr>
      </w:pPr>
      <w:r w:rsidRPr="002821E4">
        <w:rPr>
          <w:rFonts w:ascii="Times New Roman" w:hAnsi="Times New Roman" w:cs="Times New Roman"/>
        </w:rPr>
        <w:t xml:space="preserve">Contact Jason </w:t>
      </w:r>
      <w:proofErr w:type="spellStart"/>
      <w:r w:rsidRPr="002821E4">
        <w:rPr>
          <w:rFonts w:ascii="Times New Roman" w:hAnsi="Times New Roman" w:cs="Times New Roman"/>
        </w:rPr>
        <w:t>Reifler</w:t>
      </w:r>
      <w:proofErr w:type="spellEnd"/>
      <w:r w:rsidRPr="002821E4">
        <w:rPr>
          <w:rFonts w:ascii="Times New Roman" w:hAnsi="Times New Roman" w:cs="Times New Roman"/>
        </w:rPr>
        <w:t xml:space="preserve"> at (404) 413-6176 or jreifler@gsu.edu if you have questions, concerns, or complaints about this study. You can also call if you think you have been harmed by the study. Contact Susan </w:t>
      </w:r>
      <w:proofErr w:type="spellStart"/>
      <w:r w:rsidRPr="002821E4">
        <w:rPr>
          <w:rFonts w:ascii="Times New Roman" w:hAnsi="Times New Roman" w:cs="Times New Roman"/>
        </w:rPr>
        <w:t>Vogtner</w:t>
      </w:r>
      <w:proofErr w:type="spellEnd"/>
      <w:r w:rsidRPr="002821E4">
        <w:rPr>
          <w:rFonts w:ascii="Times New Roman" w:hAnsi="Times New Roman" w:cs="Times New Roman"/>
        </w:rPr>
        <w:t xml:space="preserve"> in the Georgia State University Office of Research Integrity at svogtner1@gsu.edu if you want to talk to someone who is not part of the study team. You can talk about questions, concerns, or suggestions about the study. You can also call Susan </w:t>
      </w:r>
      <w:proofErr w:type="spellStart"/>
      <w:r w:rsidRPr="002821E4">
        <w:rPr>
          <w:rFonts w:ascii="Times New Roman" w:hAnsi="Times New Roman" w:cs="Times New Roman"/>
        </w:rPr>
        <w:t>Vogtner</w:t>
      </w:r>
      <w:proofErr w:type="spellEnd"/>
      <w:r w:rsidRPr="002821E4">
        <w:rPr>
          <w:rFonts w:ascii="Times New Roman" w:hAnsi="Times New Roman" w:cs="Times New Roman"/>
        </w:rPr>
        <w:t xml:space="preserve"> if you have questions or concerns about your rights in this study.</w:t>
      </w:r>
    </w:p>
    <w:p w14:paraId="6D534C94" w14:textId="7EE68051"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VIII. Copy of Consent Form to Subject:</w:t>
      </w:r>
    </w:p>
    <w:p w14:paraId="2FADAEB2"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You may want to print a copy of this form for your records.</w:t>
      </w:r>
    </w:p>
    <w:p w14:paraId="3513AFEB"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 xml:space="preserve">If you are </w:t>
      </w:r>
      <w:proofErr w:type="gramStart"/>
      <w:r w:rsidRPr="00C43A8C">
        <w:rPr>
          <w:rFonts w:ascii="Times New Roman" w:hAnsi="Times New Roman" w:cs="Times New Roman"/>
        </w:rPr>
        <w:t>want</w:t>
      </w:r>
      <w:proofErr w:type="gramEnd"/>
      <w:r w:rsidRPr="00C43A8C">
        <w:rPr>
          <w:rFonts w:ascii="Times New Roman" w:hAnsi="Times New Roman" w:cs="Times New Roman"/>
        </w:rPr>
        <w:t xml:space="preserve"> to be part of this study, please click "yes" below.</w:t>
      </w:r>
    </w:p>
    <w:p w14:paraId="4F508843"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Yes, I agree to be in this study</w:t>
      </w:r>
      <w:r w:rsidRPr="00C43A8C" w:rsidDel="001007EE">
        <w:rPr>
          <w:rFonts w:ascii="Times New Roman" w:hAnsi="Times New Roman" w:cs="Times New Roman"/>
        </w:rPr>
        <w:t xml:space="preserve"> </w:t>
      </w:r>
      <w:r w:rsidRPr="00C43A8C">
        <w:rPr>
          <w:rFonts w:ascii="Times New Roman" w:hAnsi="Times New Roman" w:cs="Times New Roman"/>
        </w:rPr>
        <w:t>(1)</w:t>
      </w:r>
    </w:p>
    <w:p w14:paraId="5F884D87" w14:textId="77777777" w:rsidR="00C43A8C" w:rsidRPr="00C43A8C" w:rsidRDefault="00C43A8C" w:rsidP="002821E4">
      <w:pPr>
        <w:spacing w:after="0" w:line="240" w:lineRule="auto"/>
        <w:rPr>
          <w:rFonts w:ascii="Times New Roman" w:hAnsi="Times New Roman" w:cs="Times New Roman"/>
        </w:rPr>
      </w:pPr>
      <w:r w:rsidRPr="00C43A8C">
        <w:rPr>
          <w:rFonts w:ascii="Times New Roman" w:hAnsi="Times New Roman" w:cs="Times New Roman"/>
        </w:rPr>
        <w:t>[We will omit party ID and ideology (the next questions) if they were asked in Wave 1.]</w:t>
      </w:r>
    </w:p>
    <w:p w14:paraId="7763BFC4" w14:textId="77777777" w:rsidR="00E57E60" w:rsidRDefault="00C43A8C" w:rsidP="00E57E60">
      <w:pPr>
        <w:keepNext/>
        <w:spacing w:after="0" w:line="240" w:lineRule="auto"/>
        <w:rPr>
          <w:ins w:id="0" w:author="Brendan Nyhan" w:date="2012-10-08T14:04:00Z"/>
          <w:rFonts w:ascii="Times New Roman" w:hAnsi="Times New Roman" w:cs="Times New Roman"/>
        </w:rPr>
      </w:pPr>
      <w:r w:rsidRPr="00C43A8C">
        <w:rPr>
          <w:rFonts w:ascii="Times New Roman" w:hAnsi="Times New Roman" w:cs="Times New Roman"/>
        </w:rPr>
        <w:lastRenderedPageBreak/>
        <w:t>---</w:t>
      </w:r>
      <w:proofErr w:type="gramStart"/>
      <w:r w:rsidRPr="00C43A8C">
        <w:rPr>
          <w:rFonts w:ascii="Times New Roman" w:hAnsi="Times New Roman" w:cs="Times New Roman"/>
        </w:rPr>
        <w:t>page</w:t>
      </w:r>
      <w:proofErr w:type="gramEnd"/>
      <w:r w:rsidRPr="00C43A8C">
        <w:rPr>
          <w:rFonts w:ascii="Times New Roman" w:hAnsi="Times New Roman" w:cs="Times New Roman"/>
        </w:rPr>
        <w:t xml:space="preserve"> break---</w:t>
      </w:r>
    </w:p>
    <w:p w14:paraId="2231ACAC" w14:textId="77777777" w:rsidR="00E57E60" w:rsidRDefault="00E57E60" w:rsidP="00E57E60">
      <w:pPr>
        <w:keepNext/>
        <w:spacing w:after="0" w:line="240" w:lineRule="auto"/>
        <w:rPr>
          <w:ins w:id="1" w:author="Brendan Nyhan" w:date="2012-10-08T14:04:00Z"/>
          <w:rFonts w:ascii="Times New Roman" w:hAnsi="Times New Roman" w:cs="Times New Roman"/>
        </w:rPr>
      </w:pPr>
    </w:p>
    <w:p w14:paraId="023B4F68" w14:textId="48C0A974" w:rsidR="00E57E60" w:rsidRPr="00E57E60" w:rsidRDefault="00E57E60" w:rsidP="00E57E60">
      <w:pPr>
        <w:keepNext/>
        <w:spacing w:after="0" w:line="240" w:lineRule="auto"/>
        <w:rPr>
          <w:ins w:id="2" w:author="Brendan Nyhan" w:date="2012-10-08T14:03:00Z"/>
          <w:rFonts w:ascii="Times New Roman" w:hAnsi="Times New Roman" w:cs="Times New Roman"/>
        </w:rPr>
      </w:pPr>
      <w:ins w:id="3" w:author="Brendan Nyhan" w:date="2012-10-08T14:03:00Z">
        <w:r w:rsidRPr="00E57E60">
          <w:rPr>
            <w:rFonts w:ascii="Times New Roman" w:hAnsi="Times New Roman" w:cs="Times New Roman"/>
          </w:rPr>
          <w:t xml:space="preserve">People have different ideas about the government in Washington. These ideas don't refer to Democrats or Republicans in particular, but just to government in </w:t>
        </w:r>
      </w:ins>
    </w:p>
    <w:p w14:paraId="3861FAFC" w14:textId="77777777" w:rsidR="00E57E60" w:rsidRPr="00E57E60" w:rsidRDefault="00E57E60" w:rsidP="00E57E60">
      <w:pPr>
        <w:keepNext/>
        <w:spacing w:after="0" w:line="240" w:lineRule="auto"/>
        <w:rPr>
          <w:ins w:id="4" w:author="Brendan Nyhan" w:date="2012-10-08T14:03:00Z"/>
          <w:rFonts w:ascii="Times New Roman" w:hAnsi="Times New Roman" w:cs="Times New Roman"/>
        </w:rPr>
      </w:pPr>
      <w:proofErr w:type="gramStart"/>
      <w:ins w:id="5" w:author="Brendan Nyhan" w:date="2012-10-08T14:03:00Z">
        <w:r w:rsidRPr="00E57E60">
          <w:rPr>
            <w:rFonts w:ascii="Times New Roman" w:hAnsi="Times New Roman" w:cs="Times New Roman"/>
          </w:rPr>
          <w:t>general</w:t>
        </w:r>
        <w:proofErr w:type="gramEnd"/>
        <w:r w:rsidRPr="00E57E60">
          <w:rPr>
            <w:rFonts w:ascii="Times New Roman" w:hAnsi="Times New Roman" w:cs="Times New Roman"/>
          </w:rPr>
          <w:t>. We want to see how you feel about these ideas.</w:t>
        </w:r>
      </w:ins>
    </w:p>
    <w:p w14:paraId="21E66F59" w14:textId="77777777" w:rsidR="00E57E60" w:rsidRPr="00E57E60" w:rsidRDefault="00E57E60" w:rsidP="00E57E60">
      <w:pPr>
        <w:keepNext/>
        <w:spacing w:after="0" w:line="240" w:lineRule="auto"/>
        <w:rPr>
          <w:ins w:id="6" w:author="Brendan Nyhan" w:date="2012-10-08T14:03:00Z"/>
          <w:rFonts w:ascii="Times New Roman" w:hAnsi="Times New Roman" w:cs="Times New Roman"/>
        </w:rPr>
      </w:pPr>
    </w:p>
    <w:p w14:paraId="204A73BD" w14:textId="77777777" w:rsidR="00E57E60" w:rsidRPr="00E57E60" w:rsidRDefault="00E57E60" w:rsidP="00E57E60">
      <w:pPr>
        <w:keepNext/>
        <w:spacing w:after="0" w:line="240" w:lineRule="auto"/>
        <w:rPr>
          <w:ins w:id="7" w:author="Brendan Nyhan" w:date="2012-10-08T14:03:00Z"/>
          <w:rFonts w:ascii="Times New Roman" w:hAnsi="Times New Roman" w:cs="Times New Roman"/>
        </w:rPr>
      </w:pPr>
      <w:ins w:id="8" w:author="Brendan Nyhan" w:date="2012-10-08T14:03:00Z">
        <w:r w:rsidRPr="00E57E60">
          <w:rPr>
            <w:rFonts w:ascii="Times New Roman" w:hAnsi="Times New Roman" w:cs="Times New Roman"/>
          </w:rPr>
          <w:t>How much of the time do you think you can trust the government in Washington to do what is right -- just about always, most of the time or only some of the time?</w:t>
        </w:r>
      </w:ins>
    </w:p>
    <w:p w14:paraId="6346DB4C" w14:textId="77777777" w:rsidR="00E57E60" w:rsidRPr="00E57E60" w:rsidRDefault="00E57E60" w:rsidP="00E57E60">
      <w:pPr>
        <w:keepNext/>
        <w:spacing w:after="0" w:line="240" w:lineRule="auto"/>
        <w:rPr>
          <w:ins w:id="9" w:author="Brendan Nyhan" w:date="2012-10-08T14:03:00Z"/>
          <w:rFonts w:ascii="Times New Roman" w:hAnsi="Times New Roman" w:cs="Times New Roman"/>
        </w:rPr>
      </w:pPr>
    </w:p>
    <w:p w14:paraId="3057D0F2" w14:textId="77777777" w:rsidR="00E57E60" w:rsidRPr="00E57E60" w:rsidRDefault="00E57E60" w:rsidP="00E57E60">
      <w:pPr>
        <w:keepNext/>
        <w:spacing w:after="0" w:line="240" w:lineRule="auto"/>
        <w:rPr>
          <w:ins w:id="10" w:author="Brendan Nyhan" w:date="2012-10-08T14:03:00Z"/>
          <w:rFonts w:ascii="Times New Roman" w:hAnsi="Times New Roman" w:cs="Times New Roman"/>
        </w:rPr>
      </w:pPr>
      <w:ins w:id="11" w:author="Brendan Nyhan" w:date="2012-10-08T14:03:00Z">
        <w:r w:rsidRPr="00E57E60">
          <w:rPr>
            <w:rFonts w:ascii="Times New Roman" w:hAnsi="Times New Roman" w:cs="Times New Roman"/>
          </w:rPr>
          <w:t>-Just about always</w:t>
        </w:r>
      </w:ins>
    </w:p>
    <w:p w14:paraId="33F7A1B1" w14:textId="77777777" w:rsidR="00E57E60" w:rsidRPr="00E57E60" w:rsidRDefault="00E57E60" w:rsidP="00E57E60">
      <w:pPr>
        <w:keepNext/>
        <w:spacing w:after="0" w:line="240" w:lineRule="auto"/>
        <w:rPr>
          <w:ins w:id="12" w:author="Brendan Nyhan" w:date="2012-10-08T14:03:00Z"/>
          <w:rFonts w:ascii="Times New Roman" w:hAnsi="Times New Roman" w:cs="Times New Roman"/>
        </w:rPr>
      </w:pPr>
      <w:ins w:id="13" w:author="Brendan Nyhan" w:date="2012-10-08T14:03:00Z">
        <w:r w:rsidRPr="00E57E60">
          <w:rPr>
            <w:rFonts w:ascii="Times New Roman" w:hAnsi="Times New Roman" w:cs="Times New Roman"/>
          </w:rPr>
          <w:t xml:space="preserve">-Most of the time </w:t>
        </w:r>
      </w:ins>
    </w:p>
    <w:p w14:paraId="3E02CB9B" w14:textId="77777777" w:rsidR="00E57E60" w:rsidRPr="00E57E60" w:rsidRDefault="00E57E60" w:rsidP="00E57E60">
      <w:pPr>
        <w:keepNext/>
        <w:spacing w:after="0" w:line="240" w:lineRule="auto"/>
        <w:rPr>
          <w:ins w:id="14" w:author="Brendan Nyhan" w:date="2012-10-08T14:03:00Z"/>
          <w:rFonts w:ascii="Times New Roman" w:hAnsi="Times New Roman" w:cs="Times New Roman"/>
        </w:rPr>
      </w:pPr>
      <w:ins w:id="15" w:author="Brendan Nyhan" w:date="2012-10-08T14:03:00Z">
        <w:r w:rsidRPr="00E57E60">
          <w:rPr>
            <w:rFonts w:ascii="Times New Roman" w:hAnsi="Times New Roman" w:cs="Times New Roman"/>
          </w:rPr>
          <w:t>-Some of the time</w:t>
        </w:r>
      </w:ins>
    </w:p>
    <w:p w14:paraId="0C49DE04" w14:textId="77777777" w:rsidR="00E57E60" w:rsidRDefault="00E57E60" w:rsidP="00E57E60">
      <w:pPr>
        <w:keepNext/>
        <w:spacing w:after="0" w:line="240" w:lineRule="auto"/>
        <w:rPr>
          <w:ins w:id="16" w:author="Brendan Nyhan" w:date="2012-10-08T14:04:00Z"/>
          <w:rFonts w:ascii="Times New Roman" w:hAnsi="Times New Roman" w:cs="Times New Roman"/>
        </w:rPr>
      </w:pPr>
    </w:p>
    <w:p w14:paraId="5F23B1AA" w14:textId="77777777" w:rsidR="00E57E60" w:rsidRPr="002821E4" w:rsidRDefault="00E57E60" w:rsidP="00E57E60">
      <w:pPr>
        <w:pStyle w:val="ListParagraph"/>
        <w:keepNext/>
        <w:spacing w:after="0" w:line="240" w:lineRule="auto"/>
        <w:ind w:left="0"/>
        <w:rPr>
          <w:ins w:id="17" w:author="Brendan Nyhan" w:date="2012-10-08T14:04:00Z"/>
          <w:rFonts w:ascii="Times New Roman" w:hAnsi="Times New Roman" w:cs="Times New Roman"/>
        </w:rPr>
      </w:pPr>
      <w:ins w:id="18" w:author="Brendan Nyhan" w:date="2012-10-08T14:04:00Z">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ins>
    </w:p>
    <w:p w14:paraId="7579DD17" w14:textId="77777777" w:rsidR="00E57E60" w:rsidRPr="00E57E60" w:rsidRDefault="00E57E60" w:rsidP="00E57E60">
      <w:pPr>
        <w:keepNext/>
        <w:spacing w:after="0" w:line="240" w:lineRule="auto"/>
        <w:rPr>
          <w:ins w:id="19" w:author="Brendan Nyhan" w:date="2012-10-08T14:03:00Z"/>
          <w:rFonts w:ascii="Times New Roman" w:hAnsi="Times New Roman" w:cs="Times New Roman"/>
        </w:rPr>
      </w:pPr>
    </w:p>
    <w:p w14:paraId="08D6F7BA" w14:textId="77777777" w:rsidR="00E57E60" w:rsidRPr="00E57E60" w:rsidRDefault="00E57E60" w:rsidP="00E57E60">
      <w:pPr>
        <w:keepNext/>
        <w:spacing w:after="0" w:line="240" w:lineRule="auto"/>
        <w:rPr>
          <w:ins w:id="20" w:author="Brendan Nyhan" w:date="2012-10-08T14:03:00Z"/>
          <w:rFonts w:ascii="Times New Roman" w:hAnsi="Times New Roman" w:cs="Times New Roman"/>
        </w:rPr>
      </w:pPr>
      <w:ins w:id="21" w:author="Brendan Nyhan" w:date="2012-10-08T14:03:00Z">
        <w:r w:rsidRPr="00E57E60">
          <w:rPr>
            <w:rFonts w:ascii="Times New Roman" w:hAnsi="Times New Roman" w:cs="Times New Roman"/>
          </w:rPr>
          <w:t>Would you say the government is pretty much run by a few big interests looking out for themselves or that it is run for the benefit of all the people?</w:t>
        </w:r>
      </w:ins>
    </w:p>
    <w:p w14:paraId="39EA5DDB" w14:textId="77777777" w:rsidR="00E57E60" w:rsidRPr="00E57E60" w:rsidRDefault="00E57E60" w:rsidP="00E57E60">
      <w:pPr>
        <w:keepNext/>
        <w:spacing w:after="0" w:line="240" w:lineRule="auto"/>
        <w:rPr>
          <w:ins w:id="22" w:author="Brendan Nyhan" w:date="2012-10-08T14:03:00Z"/>
          <w:rFonts w:ascii="Times New Roman" w:hAnsi="Times New Roman" w:cs="Times New Roman"/>
        </w:rPr>
      </w:pPr>
    </w:p>
    <w:p w14:paraId="6F1F78BE" w14:textId="77777777" w:rsidR="00E57E60" w:rsidRPr="00E57E60" w:rsidRDefault="00E57E60" w:rsidP="00E57E60">
      <w:pPr>
        <w:keepNext/>
        <w:spacing w:after="0" w:line="240" w:lineRule="auto"/>
        <w:rPr>
          <w:ins w:id="23" w:author="Brendan Nyhan" w:date="2012-10-08T14:03:00Z"/>
          <w:rFonts w:ascii="Times New Roman" w:hAnsi="Times New Roman" w:cs="Times New Roman"/>
        </w:rPr>
      </w:pPr>
      <w:ins w:id="24" w:author="Brendan Nyhan" w:date="2012-10-08T14:03:00Z">
        <w:r w:rsidRPr="00E57E60">
          <w:rPr>
            <w:rFonts w:ascii="Times New Roman" w:hAnsi="Times New Roman" w:cs="Times New Roman"/>
          </w:rPr>
          <w:t xml:space="preserve">-Run by a few big interests </w:t>
        </w:r>
      </w:ins>
    </w:p>
    <w:p w14:paraId="2567F73A" w14:textId="77777777" w:rsidR="00E57E60" w:rsidRPr="00E57E60" w:rsidRDefault="00E57E60" w:rsidP="00E57E60">
      <w:pPr>
        <w:keepNext/>
        <w:spacing w:after="0" w:line="240" w:lineRule="auto"/>
        <w:rPr>
          <w:ins w:id="25" w:author="Brendan Nyhan" w:date="2012-10-08T14:03:00Z"/>
          <w:rFonts w:ascii="Times New Roman" w:hAnsi="Times New Roman" w:cs="Times New Roman"/>
        </w:rPr>
      </w:pPr>
      <w:ins w:id="26" w:author="Brendan Nyhan" w:date="2012-10-08T14:03:00Z">
        <w:r w:rsidRPr="00E57E60">
          <w:rPr>
            <w:rFonts w:ascii="Times New Roman" w:hAnsi="Times New Roman" w:cs="Times New Roman"/>
          </w:rPr>
          <w:t>-Run for the benefit of all</w:t>
        </w:r>
      </w:ins>
    </w:p>
    <w:p w14:paraId="20843C9F" w14:textId="77777777" w:rsidR="00E57E60" w:rsidRDefault="00E57E60" w:rsidP="00E57E60">
      <w:pPr>
        <w:keepNext/>
        <w:spacing w:after="0" w:line="240" w:lineRule="auto"/>
        <w:rPr>
          <w:ins w:id="27" w:author="Brendan Nyhan" w:date="2012-10-08T14:04:00Z"/>
          <w:rFonts w:ascii="Times New Roman" w:hAnsi="Times New Roman" w:cs="Times New Roman"/>
        </w:rPr>
      </w:pPr>
    </w:p>
    <w:p w14:paraId="39B84017" w14:textId="77777777" w:rsidR="00E57E60" w:rsidRPr="002821E4" w:rsidRDefault="00E57E60" w:rsidP="00E57E60">
      <w:pPr>
        <w:pStyle w:val="ListParagraph"/>
        <w:keepNext/>
        <w:spacing w:after="0" w:line="240" w:lineRule="auto"/>
        <w:ind w:left="0"/>
        <w:rPr>
          <w:ins w:id="28" w:author="Brendan Nyhan" w:date="2012-10-08T14:04:00Z"/>
          <w:rFonts w:ascii="Times New Roman" w:hAnsi="Times New Roman" w:cs="Times New Roman"/>
        </w:rPr>
      </w:pPr>
      <w:ins w:id="29" w:author="Brendan Nyhan" w:date="2012-10-08T14:04:00Z">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ins>
    </w:p>
    <w:p w14:paraId="6DED0A7D" w14:textId="77777777" w:rsidR="00E57E60" w:rsidRPr="00E57E60" w:rsidRDefault="00E57E60" w:rsidP="00E57E60">
      <w:pPr>
        <w:keepNext/>
        <w:spacing w:after="0" w:line="240" w:lineRule="auto"/>
        <w:rPr>
          <w:ins w:id="30" w:author="Brendan Nyhan" w:date="2012-10-08T14:03:00Z"/>
          <w:rFonts w:ascii="Times New Roman" w:hAnsi="Times New Roman" w:cs="Times New Roman"/>
        </w:rPr>
      </w:pPr>
    </w:p>
    <w:p w14:paraId="0C165D5B" w14:textId="77777777" w:rsidR="00E57E60" w:rsidRPr="00E57E60" w:rsidRDefault="00E57E60" w:rsidP="00E57E60">
      <w:pPr>
        <w:keepNext/>
        <w:spacing w:after="0" w:line="240" w:lineRule="auto"/>
        <w:rPr>
          <w:ins w:id="31" w:author="Brendan Nyhan" w:date="2012-10-08T14:03:00Z"/>
          <w:rFonts w:ascii="Times New Roman" w:hAnsi="Times New Roman" w:cs="Times New Roman"/>
        </w:rPr>
      </w:pPr>
      <w:ins w:id="32" w:author="Brendan Nyhan" w:date="2012-10-08T14:03:00Z">
        <w:r w:rsidRPr="00E57E60">
          <w:rPr>
            <w:rFonts w:ascii="Times New Roman" w:hAnsi="Times New Roman" w:cs="Times New Roman"/>
          </w:rPr>
          <w:t>Do you think that people in the government waste a lot of money we pay in taxes, waste some of it, or don't waste very much of it?</w:t>
        </w:r>
      </w:ins>
    </w:p>
    <w:p w14:paraId="51082B5F" w14:textId="77777777" w:rsidR="00E57E60" w:rsidRPr="00E57E60" w:rsidRDefault="00E57E60" w:rsidP="00E57E60">
      <w:pPr>
        <w:keepNext/>
        <w:spacing w:after="0" w:line="240" w:lineRule="auto"/>
        <w:rPr>
          <w:ins w:id="33" w:author="Brendan Nyhan" w:date="2012-10-08T14:03:00Z"/>
          <w:rFonts w:ascii="Times New Roman" w:hAnsi="Times New Roman" w:cs="Times New Roman"/>
        </w:rPr>
      </w:pPr>
    </w:p>
    <w:p w14:paraId="4174C802" w14:textId="77777777" w:rsidR="00E57E60" w:rsidRPr="00E57E60" w:rsidRDefault="00E57E60" w:rsidP="00E57E60">
      <w:pPr>
        <w:keepNext/>
        <w:spacing w:after="0" w:line="240" w:lineRule="auto"/>
        <w:rPr>
          <w:ins w:id="34" w:author="Brendan Nyhan" w:date="2012-10-08T14:03:00Z"/>
          <w:rFonts w:ascii="Times New Roman" w:hAnsi="Times New Roman" w:cs="Times New Roman"/>
        </w:rPr>
      </w:pPr>
      <w:ins w:id="35" w:author="Brendan Nyhan" w:date="2012-10-08T14:03:00Z">
        <w:r w:rsidRPr="00E57E60">
          <w:rPr>
            <w:rFonts w:ascii="Times New Roman" w:hAnsi="Times New Roman" w:cs="Times New Roman"/>
          </w:rPr>
          <w:t>-A lot of tax money is wasted</w:t>
        </w:r>
      </w:ins>
    </w:p>
    <w:p w14:paraId="3829CF2A" w14:textId="77777777" w:rsidR="00E57E60" w:rsidRPr="00E57E60" w:rsidRDefault="00E57E60" w:rsidP="00E57E60">
      <w:pPr>
        <w:keepNext/>
        <w:spacing w:after="0" w:line="240" w:lineRule="auto"/>
        <w:rPr>
          <w:ins w:id="36" w:author="Brendan Nyhan" w:date="2012-10-08T14:03:00Z"/>
          <w:rFonts w:ascii="Times New Roman" w:hAnsi="Times New Roman" w:cs="Times New Roman"/>
        </w:rPr>
      </w:pPr>
      <w:ins w:id="37" w:author="Brendan Nyhan" w:date="2012-10-08T14:03:00Z">
        <w:r w:rsidRPr="00E57E60">
          <w:rPr>
            <w:rFonts w:ascii="Times New Roman" w:hAnsi="Times New Roman" w:cs="Times New Roman"/>
          </w:rPr>
          <w:t>-Some tax money is wasted</w:t>
        </w:r>
      </w:ins>
    </w:p>
    <w:p w14:paraId="36FD6150" w14:textId="77777777" w:rsidR="00E57E60" w:rsidRPr="00E57E60" w:rsidRDefault="00E57E60" w:rsidP="00E57E60">
      <w:pPr>
        <w:keepNext/>
        <w:spacing w:after="0" w:line="240" w:lineRule="auto"/>
        <w:rPr>
          <w:ins w:id="38" w:author="Brendan Nyhan" w:date="2012-10-08T14:03:00Z"/>
          <w:rFonts w:ascii="Times New Roman" w:hAnsi="Times New Roman" w:cs="Times New Roman"/>
        </w:rPr>
      </w:pPr>
      <w:ins w:id="39" w:author="Brendan Nyhan" w:date="2012-10-08T14:03:00Z">
        <w:r w:rsidRPr="00E57E60">
          <w:rPr>
            <w:rFonts w:ascii="Times New Roman" w:hAnsi="Times New Roman" w:cs="Times New Roman"/>
          </w:rPr>
          <w:t>-Not very much tax money is wasted</w:t>
        </w:r>
      </w:ins>
    </w:p>
    <w:p w14:paraId="318B18D9" w14:textId="77777777" w:rsidR="00E57E60" w:rsidRDefault="00E57E60" w:rsidP="00E57E60">
      <w:pPr>
        <w:keepNext/>
        <w:spacing w:after="0" w:line="240" w:lineRule="auto"/>
        <w:rPr>
          <w:ins w:id="40" w:author="Brendan Nyhan" w:date="2012-10-08T14:04:00Z"/>
          <w:rFonts w:ascii="Times New Roman" w:hAnsi="Times New Roman" w:cs="Times New Roman"/>
        </w:rPr>
      </w:pPr>
    </w:p>
    <w:p w14:paraId="2E1868D5" w14:textId="77777777" w:rsidR="00E57E60" w:rsidRPr="002821E4" w:rsidRDefault="00E57E60" w:rsidP="00E57E60">
      <w:pPr>
        <w:pStyle w:val="ListParagraph"/>
        <w:keepNext/>
        <w:spacing w:after="0" w:line="240" w:lineRule="auto"/>
        <w:ind w:left="0"/>
        <w:rPr>
          <w:ins w:id="41" w:author="Brendan Nyhan" w:date="2012-10-08T14:04:00Z"/>
          <w:rFonts w:ascii="Times New Roman" w:hAnsi="Times New Roman" w:cs="Times New Roman"/>
        </w:rPr>
      </w:pPr>
      <w:ins w:id="42" w:author="Brendan Nyhan" w:date="2012-10-08T14:04:00Z">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ins>
    </w:p>
    <w:p w14:paraId="0356A584" w14:textId="77777777" w:rsidR="00E57E60" w:rsidRPr="00E57E60" w:rsidRDefault="00E57E60" w:rsidP="00E57E60">
      <w:pPr>
        <w:keepNext/>
        <w:spacing w:after="0" w:line="240" w:lineRule="auto"/>
        <w:rPr>
          <w:ins w:id="43" w:author="Brendan Nyhan" w:date="2012-10-08T14:03:00Z"/>
          <w:rFonts w:ascii="Times New Roman" w:hAnsi="Times New Roman" w:cs="Times New Roman"/>
        </w:rPr>
      </w:pPr>
    </w:p>
    <w:p w14:paraId="40450E0E" w14:textId="77777777" w:rsidR="00E57E60" w:rsidRPr="00E57E60" w:rsidRDefault="00E57E60" w:rsidP="00E57E60">
      <w:pPr>
        <w:keepNext/>
        <w:spacing w:after="0" w:line="240" w:lineRule="auto"/>
        <w:rPr>
          <w:ins w:id="44" w:author="Brendan Nyhan" w:date="2012-10-08T14:03:00Z"/>
          <w:rFonts w:ascii="Times New Roman" w:hAnsi="Times New Roman" w:cs="Times New Roman"/>
        </w:rPr>
      </w:pPr>
      <w:ins w:id="45" w:author="Brendan Nyhan" w:date="2012-10-08T14:03:00Z">
        <w:r w:rsidRPr="00E57E60">
          <w:rPr>
            <w:rFonts w:ascii="Times New Roman" w:hAnsi="Times New Roman" w:cs="Times New Roman"/>
          </w:rPr>
          <w:t xml:space="preserve">Do you think that quite a few of the people running the government are crooked, not very many are, or do you think hardly any of them are crooked? </w:t>
        </w:r>
      </w:ins>
    </w:p>
    <w:p w14:paraId="34390508" w14:textId="77777777" w:rsidR="00E57E60" w:rsidRPr="00E57E60" w:rsidRDefault="00E57E60" w:rsidP="00E57E60">
      <w:pPr>
        <w:keepNext/>
        <w:spacing w:after="0" w:line="240" w:lineRule="auto"/>
        <w:rPr>
          <w:ins w:id="46" w:author="Brendan Nyhan" w:date="2012-10-08T14:03:00Z"/>
          <w:rFonts w:ascii="Times New Roman" w:hAnsi="Times New Roman" w:cs="Times New Roman"/>
        </w:rPr>
      </w:pPr>
    </w:p>
    <w:p w14:paraId="0A82C47F" w14:textId="77777777" w:rsidR="00E57E60" w:rsidRPr="00E57E60" w:rsidRDefault="00E57E60" w:rsidP="00E57E60">
      <w:pPr>
        <w:keepNext/>
        <w:spacing w:after="0" w:line="240" w:lineRule="auto"/>
        <w:rPr>
          <w:ins w:id="47" w:author="Brendan Nyhan" w:date="2012-10-08T14:03:00Z"/>
          <w:rFonts w:ascii="Times New Roman" w:hAnsi="Times New Roman" w:cs="Times New Roman"/>
        </w:rPr>
      </w:pPr>
      <w:ins w:id="48" w:author="Brendan Nyhan" w:date="2012-10-08T14:03:00Z">
        <w:r w:rsidRPr="00E57E60">
          <w:rPr>
            <w:rFonts w:ascii="Times New Roman" w:hAnsi="Times New Roman" w:cs="Times New Roman"/>
          </w:rPr>
          <w:t>-Quite a few are crooked</w:t>
        </w:r>
      </w:ins>
    </w:p>
    <w:p w14:paraId="55B905A4" w14:textId="77777777" w:rsidR="00E57E60" w:rsidRPr="00E57E60" w:rsidRDefault="00E57E60" w:rsidP="00E57E60">
      <w:pPr>
        <w:keepNext/>
        <w:spacing w:after="0" w:line="240" w:lineRule="auto"/>
        <w:rPr>
          <w:ins w:id="49" w:author="Brendan Nyhan" w:date="2012-10-08T14:03:00Z"/>
          <w:rFonts w:ascii="Times New Roman" w:hAnsi="Times New Roman" w:cs="Times New Roman"/>
        </w:rPr>
      </w:pPr>
      <w:ins w:id="50" w:author="Brendan Nyhan" w:date="2012-10-08T14:03:00Z">
        <w:r w:rsidRPr="00E57E60">
          <w:rPr>
            <w:rFonts w:ascii="Times New Roman" w:hAnsi="Times New Roman" w:cs="Times New Roman"/>
          </w:rPr>
          <w:t>-Not many are crooked</w:t>
        </w:r>
      </w:ins>
    </w:p>
    <w:p w14:paraId="0B13100F" w14:textId="68AFEBD8" w:rsidR="00C43A8C" w:rsidRDefault="00E57E60" w:rsidP="00E57E60">
      <w:pPr>
        <w:keepNext/>
        <w:spacing w:after="0" w:line="240" w:lineRule="auto"/>
        <w:rPr>
          <w:ins w:id="51" w:author="Brendan Nyhan" w:date="2012-10-08T14:04:00Z"/>
          <w:rFonts w:ascii="Times New Roman" w:hAnsi="Times New Roman" w:cs="Times New Roman"/>
        </w:rPr>
      </w:pPr>
      <w:ins w:id="52" w:author="Brendan Nyhan" w:date="2012-10-08T14:03:00Z">
        <w:r w:rsidRPr="00E57E60">
          <w:rPr>
            <w:rFonts w:ascii="Times New Roman" w:hAnsi="Times New Roman" w:cs="Times New Roman"/>
          </w:rPr>
          <w:t>-Hardly any are crooked</w:t>
        </w:r>
      </w:ins>
    </w:p>
    <w:p w14:paraId="3FF7ABFD" w14:textId="77777777" w:rsidR="00E57E60" w:rsidRDefault="00E57E60" w:rsidP="00E57E60">
      <w:pPr>
        <w:keepNext/>
        <w:spacing w:after="0" w:line="240" w:lineRule="auto"/>
        <w:rPr>
          <w:ins w:id="53" w:author="Brendan Nyhan" w:date="2012-10-08T14:04:00Z"/>
          <w:rFonts w:ascii="Times New Roman" w:hAnsi="Times New Roman" w:cs="Times New Roman"/>
        </w:rPr>
      </w:pPr>
    </w:p>
    <w:p w14:paraId="5DA32F64" w14:textId="77777777" w:rsidR="00E57E60" w:rsidRPr="002821E4" w:rsidRDefault="00E57E60" w:rsidP="00E57E60">
      <w:pPr>
        <w:pStyle w:val="ListParagraph"/>
        <w:keepNext/>
        <w:spacing w:after="0" w:line="240" w:lineRule="auto"/>
        <w:ind w:left="0"/>
        <w:rPr>
          <w:ins w:id="54" w:author="Brendan Nyhan" w:date="2012-10-08T14:04:00Z"/>
          <w:rFonts w:ascii="Times New Roman" w:hAnsi="Times New Roman" w:cs="Times New Roman"/>
        </w:rPr>
      </w:pPr>
      <w:ins w:id="55" w:author="Brendan Nyhan" w:date="2012-10-08T14:04:00Z">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ins>
    </w:p>
    <w:p w14:paraId="161FD10A" w14:textId="77777777" w:rsidR="00E57E60" w:rsidRPr="00C43A8C" w:rsidRDefault="00E57E60" w:rsidP="00E57E60">
      <w:pPr>
        <w:keepNext/>
        <w:spacing w:after="0" w:line="240" w:lineRule="auto"/>
        <w:rPr>
          <w:rFonts w:ascii="Times New Roman" w:hAnsi="Times New Roman" w:cs="Times New Roman"/>
        </w:rPr>
      </w:pPr>
    </w:p>
    <w:p w14:paraId="755BC505"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Generally speaking, do you usually think of yourself as a Republican, a Democrat, an independent, or what?</w:t>
      </w:r>
    </w:p>
    <w:p w14:paraId="5CA24C26"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Republican (1)</w:t>
      </w:r>
    </w:p>
    <w:p w14:paraId="5950270B"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Democrat (2)</w:t>
      </w:r>
    </w:p>
    <w:p w14:paraId="72F6B7A5"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Independent (3)</w:t>
      </w:r>
    </w:p>
    <w:p w14:paraId="7DF02F4C"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Something else (4)</w:t>
      </w:r>
    </w:p>
    <w:p w14:paraId="02536848" w14:textId="77777777" w:rsidR="00C43A8C" w:rsidRPr="00C43A8C" w:rsidRDefault="00C43A8C" w:rsidP="002821E4">
      <w:pPr>
        <w:pStyle w:val="ListParagraph"/>
        <w:keepNext/>
        <w:spacing w:after="0" w:line="240" w:lineRule="auto"/>
        <w:ind w:left="0"/>
        <w:rPr>
          <w:rFonts w:ascii="Times New Roman" w:hAnsi="Times New Roman" w:cs="Times New Roman"/>
        </w:rPr>
      </w:pPr>
    </w:p>
    <w:p w14:paraId="54D43466" w14:textId="77777777" w:rsidR="00C43A8C" w:rsidRPr="00C43A8C" w:rsidRDefault="00C43A8C" w:rsidP="002821E4">
      <w:pPr>
        <w:pStyle w:val="ListParagraph"/>
        <w:keepNext/>
        <w:spacing w:after="0" w:line="240" w:lineRule="auto"/>
        <w:ind w:left="0"/>
        <w:rPr>
          <w:rFonts w:ascii="Times New Roman" w:hAnsi="Times New Roman" w:cs="Times New Roman"/>
        </w:rPr>
      </w:pPr>
      <w:r w:rsidRPr="00C43A8C">
        <w:rPr>
          <w:rFonts w:ascii="Times New Roman" w:hAnsi="Times New Roman" w:cs="Times New Roman"/>
        </w:rPr>
        <w:t>[</w:t>
      </w:r>
      <w:proofErr w:type="gramStart"/>
      <w:r w:rsidRPr="00C43A8C">
        <w:rPr>
          <w:rFonts w:ascii="Times New Roman" w:hAnsi="Times New Roman" w:cs="Times New Roman"/>
        </w:rPr>
        <w:t>branching</w:t>
      </w:r>
      <w:proofErr w:type="gramEnd"/>
      <w:r w:rsidRPr="00C43A8C">
        <w:rPr>
          <w:rFonts w:ascii="Times New Roman" w:hAnsi="Times New Roman" w:cs="Times New Roman"/>
        </w:rPr>
        <w:t>]</w:t>
      </w:r>
    </w:p>
    <w:p w14:paraId="6BEB0745"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Would you call yourself a strong Democrat or a not very strong Democrat?</w:t>
      </w:r>
    </w:p>
    <w:p w14:paraId="3282C739"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Strong Democrat (1)</w:t>
      </w:r>
    </w:p>
    <w:p w14:paraId="5E219193" w14:textId="77777777" w:rsidR="00C43A8C" w:rsidRDefault="00C43A8C" w:rsidP="002821E4">
      <w:pPr>
        <w:pStyle w:val="ListParagraph"/>
        <w:keepNext/>
        <w:numPr>
          <w:ilvl w:val="0"/>
          <w:numId w:val="4"/>
        </w:numPr>
        <w:spacing w:after="0" w:line="240" w:lineRule="auto"/>
        <w:ind w:left="0" w:firstLine="0"/>
        <w:rPr>
          <w:ins w:id="56" w:author="Brendan Nyhan" w:date="2012-10-08T14:04:00Z"/>
          <w:rFonts w:ascii="Times New Roman" w:hAnsi="Times New Roman" w:cs="Times New Roman"/>
        </w:rPr>
      </w:pPr>
      <w:r w:rsidRPr="00C43A8C">
        <w:rPr>
          <w:rFonts w:ascii="Times New Roman" w:hAnsi="Times New Roman" w:cs="Times New Roman"/>
        </w:rPr>
        <w:lastRenderedPageBreak/>
        <w:t>Not very strong Democrat (2)</w:t>
      </w:r>
    </w:p>
    <w:p w14:paraId="3B7116C8" w14:textId="77777777" w:rsidR="00E57E60" w:rsidRPr="00C43A8C" w:rsidRDefault="00E57E60" w:rsidP="00E57E60">
      <w:pPr>
        <w:pStyle w:val="ListParagraph"/>
        <w:keepNext/>
        <w:spacing w:after="0" w:line="240" w:lineRule="auto"/>
        <w:ind w:left="0"/>
        <w:rPr>
          <w:rFonts w:ascii="Times New Roman" w:hAnsi="Times New Roman" w:cs="Times New Roman"/>
        </w:rPr>
        <w:pPrChange w:id="57" w:author="Brendan Nyhan" w:date="2012-10-08T14:04:00Z">
          <w:pPr>
            <w:pStyle w:val="ListParagraph"/>
            <w:keepNext/>
            <w:numPr>
              <w:numId w:val="4"/>
            </w:numPr>
            <w:spacing w:after="0" w:line="240" w:lineRule="auto"/>
            <w:ind w:left="0"/>
          </w:pPr>
        </w:pPrChange>
      </w:pPr>
    </w:p>
    <w:p w14:paraId="48DA9343"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Would you call yourself a strong Republican or a not very strong Republican?</w:t>
      </w:r>
    </w:p>
    <w:p w14:paraId="04504989"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Strong Republican  (1)</w:t>
      </w:r>
    </w:p>
    <w:p w14:paraId="1721B83B" w14:textId="77777777" w:rsidR="00C43A8C" w:rsidRDefault="00C43A8C" w:rsidP="002821E4">
      <w:pPr>
        <w:pStyle w:val="ListParagraph"/>
        <w:keepNext/>
        <w:numPr>
          <w:ilvl w:val="0"/>
          <w:numId w:val="4"/>
        </w:numPr>
        <w:spacing w:after="0" w:line="240" w:lineRule="auto"/>
        <w:ind w:left="0" w:firstLine="0"/>
        <w:rPr>
          <w:ins w:id="58" w:author="Brendan Nyhan" w:date="2012-10-08T14:04:00Z"/>
          <w:rFonts w:ascii="Times New Roman" w:hAnsi="Times New Roman" w:cs="Times New Roman"/>
        </w:rPr>
      </w:pPr>
      <w:r w:rsidRPr="00C43A8C">
        <w:rPr>
          <w:rFonts w:ascii="Times New Roman" w:hAnsi="Times New Roman" w:cs="Times New Roman"/>
        </w:rPr>
        <w:t>Not very strong Republican  (2)</w:t>
      </w:r>
    </w:p>
    <w:p w14:paraId="3180F62E" w14:textId="77777777" w:rsidR="00E57E60" w:rsidRPr="00C43A8C" w:rsidRDefault="00E57E60" w:rsidP="00E57E60">
      <w:pPr>
        <w:pStyle w:val="ListParagraph"/>
        <w:keepNext/>
        <w:spacing w:after="0" w:line="240" w:lineRule="auto"/>
        <w:ind w:left="0"/>
        <w:rPr>
          <w:rFonts w:ascii="Times New Roman" w:hAnsi="Times New Roman" w:cs="Times New Roman"/>
        </w:rPr>
        <w:pPrChange w:id="59" w:author="Brendan Nyhan" w:date="2012-10-08T14:04:00Z">
          <w:pPr>
            <w:pStyle w:val="ListParagraph"/>
            <w:keepNext/>
            <w:numPr>
              <w:numId w:val="4"/>
            </w:numPr>
            <w:spacing w:after="0" w:line="240" w:lineRule="auto"/>
            <w:ind w:left="0"/>
          </w:pPr>
        </w:pPrChange>
      </w:pPr>
    </w:p>
    <w:p w14:paraId="03A57067"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Do you think of yourself as closer to the Republican Party or to the Democratic Party?</w:t>
      </w:r>
    </w:p>
    <w:p w14:paraId="7CD5BF09"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Closer to the Republican Party (1)</w:t>
      </w:r>
    </w:p>
    <w:p w14:paraId="2F0EAF23"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Closer to the Democratic Party (2)</w:t>
      </w:r>
    </w:p>
    <w:p w14:paraId="616196B9" w14:textId="77777777" w:rsidR="00C43A8C" w:rsidRDefault="00C43A8C" w:rsidP="002821E4">
      <w:pPr>
        <w:pStyle w:val="ListParagraph"/>
        <w:keepNext/>
        <w:numPr>
          <w:ilvl w:val="0"/>
          <w:numId w:val="4"/>
        </w:numPr>
        <w:spacing w:after="0" w:line="240" w:lineRule="auto"/>
        <w:ind w:left="0" w:firstLine="0"/>
        <w:rPr>
          <w:ins w:id="60" w:author="Brendan Nyhan" w:date="2012-10-08T14:04:00Z"/>
          <w:rFonts w:ascii="Times New Roman" w:hAnsi="Times New Roman" w:cs="Times New Roman"/>
        </w:rPr>
      </w:pPr>
      <w:r w:rsidRPr="00C43A8C">
        <w:rPr>
          <w:rFonts w:ascii="Times New Roman" w:hAnsi="Times New Roman" w:cs="Times New Roman"/>
        </w:rPr>
        <w:t>Neither (3)</w:t>
      </w:r>
    </w:p>
    <w:p w14:paraId="3C4B5822" w14:textId="77777777" w:rsidR="00E57E60" w:rsidRPr="00C43A8C" w:rsidRDefault="00E57E60" w:rsidP="00E57E60">
      <w:pPr>
        <w:pStyle w:val="ListParagraph"/>
        <w:keepNext/>
        <w:spacing w:after="0" w:line="240" w:lineRule="auto"/>
        <w:ind w:left="0"/>
        <w:rPr>
          <w:rFonts w:ascii="Times New Roman" w:hAnsi="Times New Roman" w:cs="Times New Roman"/>
        </w:rPr>
        <w:pPrChange w:id="61" w:author="Brendan Nyhan" w:date="2012-10-08T14:04:00Z">
          <w:pPr>
            <w:pStyle w:val="ListParagraph"/>
            <w:keepNext/>
            <w:numPr>
              <w:numId w:val="4"/>
            </w:numPr>
            <w:spacing w:after="0" w:line="240" w:lineRule="auto"/>
            <w:ind w:left="0"/>
          </w:pPr>
        </w:pPrChange>
      </w:pPr>
    </w:p>
    <w:p w14:paraId="77E01C35"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When it comes to politics, would you describe yourself as liberal, conservative, or neither liberal nor conservative?</w:t>
      </w:r>
    </w:p>
    <w:p w14:paraId="6BA717C2"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Very conservative (1)</w:t>
      </w:r>
    </w:p>
    <w:p w14:paraId="04476D15"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Somewhat conservative (2)</w:t>
      </w:r>
    </w:p>
    <w:p w14:paraId="43307EFE"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Slightly conservative (3)</w:t>
      </w:r>
    </w:p>
    <w:p w14:paraId="3684B13D"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Moderate; middle of the road (4)</w:t>
      </w:r>
    </w:p>
    <w:p w14:paraId="1B903845"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Slightly liberal (5)</w:t>
      </w:r>
    </w:p>
    <w:p w14:paraId="06CB7102"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Somewhat liberal (6)</w:t>
      </w:r>
    </w:p>
    <w:p w14:paraId="45BB0735" w14:textId="77777777" w:rsidR="00C43A8C" w:rsidRPr="00C43A8C" w:rsidRDefault="00C43A8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Very liberal (7)</w:t>
      </w:r>
    </w:p>
    <w:p w14:paraId="0CFF262F" w14:textId="77777777" w:rsidR="002821E4" w:rsidRDefault="002821E4" w:rsidP="002821E4">
      <w:pPr>
        <w:pStyle w:val="ListParagraph"/>
        <w:keepNext/>
        <w:spacing w:after="0" w:line="240" w:lineRule="auto"/>
        <w:ind w:left="0"/>
        <w:rPr>
          <w:rFonts w:ascii="Times New Roman" w:hAnsi="Times New Roman" w:cs="Times New Roman"/>
        </w:rPr>
      </w:pPr>
    </w:p>
    <w:p w14:paraId="10595F32" w14:textId="77777777" w:rsidR="002821E4" w:rsidRPr="002821E4" w:rsidRDefault="002821E4" w:rsidP="002821E4">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6CDD19DA" w14:textId="77777777" w:rsidR="00E57E60" w:rsidRDefault="00E57E60" w:rsidP="002821E4">
      <w:pPr>
        <w:spacing w:after="0" w:line="240" w:lineRule="auto"/>
        <w:rPr>
          <w:ins w:id="62" w:author="Brendan Nyhan" w:date="2012-10-08T14:03:00Z"/>
          <w:rFonts w:ascii="Times New Roman" w:hAnsi="Times New Roman" w:cs="Times New Roman"/>
        </w:rPr>
      </w:pPr>
    </w:p>
    <w:p w14:paraId="163C3774" w14:textId="07D2C7E5" w:rsidR="00C43A8C" w:rsidRPr="00C43A8C" w:rsidDel="00E57E60" w:rsidRDefault="00C43A8C" w:rsidP="002821E4">
      <w:pPr>
        <w:spacing w:after="0" w:line="240" w:lineRule="auto"/>
        <w:rPr>
          <w:del w:id="63" w:author="Brendan Nyhan" w:date="2012-10-08T14:04:00Z"/>
          <w:rFonts w:ascii="Times New Roman" w:hAnsi="Times New Roman" w:cs="Times New Roman"/>
        </w:rPr>
      </w:pPr>
      <w:del w:id="64" w:author="Brendan Nyhan" w:date="2012-10-08T14:04:00Z">
        <w:r w:rsidRPr="00C43A8C" w:rsidDel="00E57E60">
          <w:rPr>
            <w:rFonts w:ascii="Times New Roman" w:hAnsi="Times New Roman" w:cs="Times New Roman"/>
          </w:rPr>
          <w:br w:type="page"/>
        </w:r>
      </w:del>
    </w:p>
    <w:p w14:paraId="38C2FB2A" w14:textId="77777777" w:rsidR="00C43A8C" w:rsidRPr="00C43A8C" w:rsidRDefault="00C43A8C" w:rsidP="00E57E60">
      <w:pPr>
        <w:spacing w:after="0" w:line="240" w:lineRule="auto"/>
        <w:rPr>
          <w:rFonts w:ascii="Times New Roman" w:hAnsi="Times New Roman" w:cs="Times New Roman"/>
        </w:rPr>
        <w:pPrChange w:id="65" w:author="Brendan Nyhan" w:date="2012-10-08T14:04:00Z">
          <w:pPr>
            <w:keepNext/>
            <w:spacing w:after="0" w:line="240" w:lineRule="auto"/>
          </w:pPr>
        </w:pPrChange>
      </w:pPr>
      <w:r w:rsidRPr="00C43A8C">
        <w:rPr>
          <w:rFonts w:ascii="Times New Roman" w:hAnsi="Times New Roman" w:cs="Times New Roman"/>
        </w:rPr>
        <w:t>Recent research on decision-making shows that choices are affected by context. Differences in how people feel, their previous knowledge and experience, and their environment can affect choices. To help us understand how people make decisions, we are interested in information about you. Specifically, we are interested in whether you actually take the time to read the directions; if not, some results may not tell us very much about decision making in the real world. To show that you have read the instructions, please ignore the question below about your favorite color and check pink and green as your answers. Again, please answer the question as we have instructed rather than choosing your favorite color. Thank you very much.</w:t>
      </w:r>
    </w:p>
    <w:p w14:paraId="2B2A3D9F" w14:textId="77777777" w:rsidR="00C43A8C" w:rsidRPr="00C43A8C" w:rsidRDefault="00C43A8C" w:rsidP="002821E4">
      <w:pPr>
        <w:keepNext/>
        <w:spacing w:after="0" w:line="240" w:lineRule="auto"/>
        <w:rPr>
          <w:rFonts w:ascii="Times New Roman" w:hAnsi="Times New Roman" w:cs="Times New Roman"/>
        </w:rPr>
      </w:pPr>
      <w:r w:rsidRPr="00C43A8C">
        <w:rPr>
          <w:rFonts w:ascii="Times New Roman" w:hAnsi="Times New Roman" w:cs="Times New Roman"/>
        </w:rPr>
        <w:t>Please indicate your favorite color.</w:t>
      </w:r>
    </w:p>
    <w:p w14:paraId="0E8ABB8E"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Red  (1)</w:t>
      </w:r>
    </w:p>
    <w:p w14:paraId="7B49F24D"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Pink  (2)</w:t>
      </w:r>
    </w:p>
    <w:p w14:paraId="5EE16B42"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Orange  (3)</w:t>
      </w:r>
    </w:p>
    <w:p w14:paraId="08DCA36A"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Brown  (4)</w:t>
      </w:r>
    </w:p>
    <w:p w14:paraId="1375C438"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Yellow  (5)</w:t>
      </w:r>
    </w:p>
    <w:p w14:paraId="27F5605A"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Green  (6)</w:t>
      </w:r>
    </w:p>
    <w:p w14:paraId="0B7E2587"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Blue  (7)</w:t>
      </w:r>
    </w:p>
    <w:p w14:paraId="017274CD"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Purple  (8)</w:t>
      </w:r>
    </w:p>
    <w:p w14:paraId="1EF79E43" w14:textId="77777777" w:rsidR="00C43A8C" w:rsidRPr="00C43A8C" w:rsidRDefault="00C43A8C" w:rsidP="002821E4">
      <w:pPr>
        <w:pStyle w:val="ListParagraph"/>
        <w:keepNext/>
        <w:numPr>
          <w:ilvl w:val="0"/>
          <w:numId w:val="2"/>
        </w:numPr>
        <w:spacing w:after="0" w:line="240" w:lineRule="auto"/>
        <w:ind w:left="0" w:firstLine="0"/>
        <w:rPr>
          <w:rFonts w:ascii="Times New Roman" w:hAnsi="Times New Roman" w:cs="Times New Roman"/>
        </w:rPr>
      </w:pPr>
      <w:r w:rsidRPr="00C43A8C">
        <w:rPr>
          <w:rFonts w:ascii="Times New Roman" w:hAnsi="Times New Roman" w:cs="Times New Roman"/>
        </w:rPr>
        <w:t>None of the above (9)</w:t>
      </w:r>
    </w:p>
    <w:p w14:paraId="3F4C4821" w14:textId="77777777" w:rsidR="002821E4" w:rsidRDefault="002821E4" w:rsidP="002821E4">
      <w:pPr>
        <w:pStyle w:val="ListParagraph"/>
        <w:keepNext/>
        <w:spacing w:after="0" w:line="240" w:lineRule="auto"/>
        <w:ind w:left="0"/>
        <w:rPr>
          <w:rFonts w:ascii="Times New Roman" w:hAnsi="Times New Roman" w:cs="Times New Roman"/>
        </w:rPr>
      </w:pPr>
    </w:p>
    <w:p w14:paraId="1C7F3640" w14:textId="6C77FCF7" w:rsidR="00A57009" w:rsidRDefault="002821E4" w:rsidP="002821E4">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6198F558" w14:textId="77777777" w:rsidR="002821E4" w:rsidRPr="00C43A8C" w:rsidRDefault="002821E4" w:rsidP="002821E4">
      <w:pPr>
        <w:pStyle w:val="ListParagraph"/>
        <w:keepNext/>
        <w:spacing w:after="0" w:line="240" w:lineRule="auto"/>
        <w:ind w:left="0"/>
        <w:rPr>
          <w:rFonts w:ascii="Times New Roman" w:hAnsi="Times New Roman" w:cs="Times New Roman"/>
        </w:rPr>
      </w:pPr>
    </w:p>
    <w:p w14:paraId="57510649" w14:textId="6BD598B0"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We are interested in your opinions about the following scenario, which consists of a series of news dispatches from a reporter about an Alaska state senator who recently resigned from office unexpectedly. Later in the survey we will ask you several questions about these dispatches.</w:t>
      </w:r>
    </w:p>
    <w:p w14:paraId="5A6AF639" w14:textId="77777777" w:rsidR="00A57009" w:rsidRDefault="00A57009" w:rsidP="002821E4">
      <w:pPr>
        <w:spacing w:after="0" w:line="240" w:lineRule="auto"/>
        <w:rPr>
          <w:rFonts w:ascii="Times New Roman" w:hAnsi="Times New Roman" w:cs="Times New Roman"/>
        </w:rPr>
      </w:pPr>
    </w:p>
    <w:p w14:paraId="00DF685A" w14:textId="0EE19669" w:rsidR="00827E9B" w:rsidRDefault="00827E9B" w:rsidP="002821E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randomize</w:t>
      </w:r>
      <w:proofErr w:type="gramEnd"/>
      <w:r>
        <w:rPr>
          <w:rFonts w:ascii="Times New Roman" w:hAnsi="Times New Roman" w:cs="Times New Roman"/>
        </w:rPr>
        <w:t xml:space="preserve"> into four experimental blocks]</w:t>
      </w:r>
    </w:p>
    <w:p w14:paraId="15B2FEB1" w14:textId="77777777" w:rsidR="00827E9B" w:rsidRDefault="00827E9B" w:rsidP="002821E4">
      <w:pPr>
        <w:spacing w:after="0" w:line="240" w:lineRule="auto"/>
        <w:rPr>
          <w:rFonts w:ascii="Times New Roman" w:hAnsi="Times New Roman" w:cs="Times New Roman"/>
        </w:rPr>
      </w:pPr>
    </w:p>
    <w:p w14:paraId="1AD5384D" w14:textId="77777777" w:rsidR="002821E4" w:rsidRDefault="002821E4" w:rsidP="002821E4">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lastRenderedPageBreak/>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2B634831" w14:textId="517AF23F" w:rsidR="002821E4" w:rsidRDefault="00827E9B" w:rsidP="002821E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begin</w:t>
      </w:r>
      <w:proofErr w:type="gramEnd"/>
      <w:r>
        <w:rPr>
          <w:rFonts w:ascii="Times New Roman" w:hAnsi="Times New Roman" w:cs="Times New Roman"/>
        </w:rPr>
        <w:t xml:space="preserve"> block 1]</w:t>
      </w:r>
    </w:p>
    <w:p w14:paraId="7F53EB68" w14:textId="77777777" w:rsidR="00827E9B" w:rsidRPr="00C43A8C" w:rsidRDefault="00827E9B" w:rsidP="002821E4">
      <w:pPr>
        <w:spacing w:after="0" w:line="240" w:lineRule="auto"/>
        <w:rPr>
          <w:rFonts w:ascii="Times New Roman" w:hAnsi="Times New Roman" w:cs="Times New Roman"/>
        </w:rPr>
      </w:pPr>
    </w:p>
    <w:p w14:paraId="2BC0F8FD" w14:textId="4F7BF14B" w:rsidR="002821E4" w:rsidRDefault="00643C4C" w:rsidP="002821E4">
      <w:pPr>
        <w:spacing w:after="0" w:line="240" w:lineRule="auto"/>
        <w:rPr>
          <w:rFonts w:ascii="Times New Roman" w:hAnsi="Times New Roman" w:cs="Times New Roman"/>
        </w:rPr>
      </w:pPr>
      <w:r w:rsidRPr="00C43A8C">
        <w:rPr>
          <w:rFonts w:ascii="Times New Roman" w:hAnsi="Times New Roman" w:cs="Times New Roman"/>
        </w:rPr>
        <w:t xml:space="preserve">Dispatch 1 </w:t>
      </w:r>
    </w:p>
    <w:p w14:paraId="5E834DCB" w14:textId="77777777" w:rsidR="002821E4"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Sept. 25, 8:58 p.m.  </w:t>
      </w:r>
    </w:p>
    <w:p w14:paraId="2833ADA2" w14:textId="77777777" w:rsidR="002821E4" w:rsidRDefault="002821E4" w:rsidP="002821E4">
      <w:pPr>
        <w:keepNext/>
        <w:spacing w:after="0" w:line="240" w:lineRule="auto"/>
        <w:rPr>
          <w:rFonts w:ascii="Times New Roman" w:hAnsi="Times New Roman" w:cs="Times New Roman"/>
        </w:rPr>
      </w:pPr>
    </w:p>
    <w:p w14:paraId="1EFC1F29" w14:textId="6E4C42DB"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BREAKING NEWS: State Senator Don </w:t>
      </w:r>
      <w:proofErr w:type="spellStart"/>
      <w:r w:rsidRPr="00C43A8C">
        <w:rPr>
          <w:rFonts w:ascii="Times New Roman" w:hAnsi="Times New Roman" w:cs="Times New Roman"/>
        </w:rPr>
        <w:t>Swensen</w:t>
      </w:r>
      <w:proofErr w:type="spellEnd"/>
      <w:r w:rsidRPr="00C43A8C">
        <w:rPr>
          <w:rFonts w:ascii="Times New Roman" w:hAnsi="Times New Roman" w:cs="Times New Roman"/>
        </w:rPr>
        <w:t>, who represents part of the city of Juneau, has issued a brief press release stating that he has resigned from office.</w:t>
      </w:r>
    </w:p>
    <w:p w14:paraId="49443C90" w14:textId="77777777" w:rsidR="00A57009" w:rsidRPr="00C43A8C" w:rsidRDefault="00A57009" w:rsidP="002821E4">
      <w:pPr>
        <w:spacing w:after="0" w:line="240" w:lineRule="auto"/>
        <w:rPr>
          <w:rFonts w:ascii="Times New Roman" w:hAnsi="Times New Roman" w:cs="Times New Roman"/>
        </w:rPr>
      </w:pPr>
    </w:p>
    <w:p w14:paraId="60E4B192" w14:textId="77777777" w:rsidR="002821E4" w:rsidRDefault="002821E4" w:rsidP="002821E4">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7A483A05" w14:textId="77777777" w:rsidR="00827E9B" w:rsidRDefault="00827E9B" w:rsidP="00827E9B">
      <w:pPr>
        <w:spacing w:after="0" w:line="240" w:lineRule="auto"/>
        <w:rPr>
          <w:rFonts w:ascii="Times New Roman" w:hAnsi="Times New Roman" w:cs="Times New Roman"/>
        </w:rPr>
      </w:pPr>
    </w:p>
    <w:p w14:paraId="158C9622"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2 </w:t>
      </w:r>
    </w:p>
    <w:p w14:paraId="38ADD01B"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Sept. 25, 9:45 p.m.   </w:t>
      </w:r>
    </w:p>
    <w:p w14:paraId="7415E112" w14:textId="77777777" w:rsidR="00827E9B" w:rsidRDefault="00827E9B" w:rsidP="00827E9B">
      <w:pPr>
        <w:spacing w:after="0" w:line="240" w:lineRule="auto"/>
        <w:rPr>
          <w:rFonts w:ascii="Times New Roman" w:hAnsi="Times New Roman" w:cs="Times New Roman"/>
        </w:rPr>
      </w:pPr>
    </w:p>
    <w:p w14:paraId="3F3D6B07" w14:textId="7F156D7A" w:rsidR="00A57009" w:rsidRPr="00C43A8C" w:rsidRDefault="00643C4C" w:rsidP="00827E9B">
      <w:pPr>
        <w:spacing w:after="0" w:line="240" w:lineRule="auto"/>
        <w:rPr>
          <w:rFonts w:ascii="Times New Roman" w:hAnsi="Times New Roman" w:cs="Times New Roman"/>
        </w:rPr>
      </w:pP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is refusing further comment. Reporters are contacting Republican and Democratic leaders to see if they know why he resigned.</w:t>
      </w:r>
    </w:p>
    <w:p w14:paraId="323FC648" w14:textId="77777777" w:rsidR="00A57009" w:rsidRDefault="00A57009" w:rsidP="002821E4">
      <w:pPr>
        <w:spacing w:after="0" w:line="240" w:lineRule="auto"/>
        <w:rPr>
          <w:rFonts w:ascii="Times New Roman" w:hAnsi="Times New Roman" w:cs="Times New Roman"/>
        </w:rPr>
      </w:pPr>
    </w:p>
    <w:p w14:paraId="6DD8F1AF" w14:textId="77777777" w:rsidR="00827E9B"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06686435" w14:textId="77777777" w:rsidR="00827E9B" w:rsidRPr="00C43A8C" w:rsidRDefault="00827E9B" w:rsidP="002821E4">
      <w:pPr>
        <w:spacing w:after="0" w:line="240" w:lineRule="auto"/>
        <w:rPr>
          <w:rFonts w:ascii="Times New Roman" w:hAnsi="Times New Roman" w:cs="Times New Roman"/>
        </w:rPr>
      </w:pPr>
    </w:p>
    <w:p w14:paraId="5A71086C"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3 </w:t>
      </w:r>
    </w:p>
    <w:p w14:paraId="3175493B"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Sept. 26, 4:12 p.m.  </w:t>
      </w:r>
    </w:p>
    <w:p w14:paraId="09E71363" w14:textId="77777777" w:rsidR="00827E9B" w:rsidRDefault="00827E9B" w:rsidP="00827E9B">
      <w:pPr>
        <w:spacing w:after="0" w:line="240" w:lineRule="auto"/>
        <w:rPr>
          <w:rFonts w:ascii="Times New Roman" w:hAnsi="Times New Roman" w:cs="Times New Roman"/>
        </w:rPr>
      </w:pPr>
    </w:p>
    <w:p w14:paraId="380AD782" w14:textId="7B872017" w:rsidR="00A57009"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Reporters have been informed that Senator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has left the area with his family and will not provide further comment on his resignation.</w:t>
      </w:r>
    </w:p>
    <w:p w14:paraId="113B2988" w14:textId="25B513F5" w:rsidR="00827E9B" w:rsidRDefault="00827E9B" w:rsidP="00827E9B">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end</w:t>
      </w:r>
      <w:proofErr w:type="gramEnd"/>
      <w:r>
        <w:rPr>
          <w:rFonts w:ascii="Times New Roman" w:hAnsi="Times New Roman" w:cs="Times New Roman"/>
        </w:rPr>
        <w:t xml:space="preserve"> block 1]</w:t>
      </w:r>
    </w:p>
    <w:p w14:paraId="4EBE8B45" w14:textId="77777777" w:rsidR="00827E9B" w:rsidRDefault="00827E9B" w:rsidP="00827E9B">
      <w:pPr>
        <w:spacing w:after="0" w:line="240" w:lineRule="auto"/>
        <w:rPr>
          <w:rFonts w:ascii="Times New Roman" w:hAnsi="Times New Roman" w:cs="Times New Roman"/>
        </w:rPr>
      </w:pPr>
    </w:p>
    <w:p w14:paraId="1983029E" w14:textId="77777777" w:rsidR="00827E9B"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7EF1B393" w14:textId="77777777" w:rsidR="00827E9B" w:rsidRPr="00C43A8C" w:rsidRDefault="00827E9B" w:rsidP="00827E9B">
      <w:pPr>
        <w:spacing w:after="0" w:line="240" w:lineRule="auto"/>
        <w:rPr>
          <w:rFonts w:ascii="Times New Roman" w:hAnsi="Times New Roman" w:cs="Times New Roman"/>
        </w:rPr>
      </w:pPr>
    </w:p>
    <w:p w14:paraId="657AE613" w14:textId="77ACC92C" w:rsidR="00827E9B" w:rsidRDefault="00827E9B" w:rsidP="00827E9B">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begin</w:t>
      </w:r>
      <w:proofErr w:type="gramEnd"/>
      <w:r>
        <w:rPr>
          <w:rFonts w:ascii="Times New Roman" w:hAnsi="Times New Roman" w:cs="Times New Roman"/>
        </w:rPr>
        <w:t xml:space="preserve"> block 2]</w:t>
      </w:r>
    </w:p>
    <w:p w14:paraId="0C2E7BA9" w14:textId="77777777" w:rsidR="00827E9B" w:rsidRPr="00C43A8C" w:rsidRDefault="00827E9B" w:rsidP="002821E4">
      <w:pPr>
        <w:spacing w:after="0" w:line="240" w:lineRule="auto"/>
        <w:rPr>
          <w:rFonts w:ascii="Times New Roman" w:hAnsi="Times New Roman" w:cs="Times New Roman"/>
        </w:rPr>
      </w:pPr>
    </w:p>
    <w:p w14:paraId="42F4E9A4"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1 </w:t>
      </w:r>
    </w:p>
    <w:p w14:paraId="3E89CC2C"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Sept. 25, 8:58 p.m.  </w:t>
      </w:r>
    </w:p>
    <w:p w14:paraId="5FAFB3BA" w14:textId="77777777" w:rsidR="00827E9B" w:rsidRDefault="00827E9B" w:rsidP="00827E9B">
      <w:pPr>
        <w:spacing w:after="0" w:line="240" w:lineRule="auto"/>
        <w:rPr>
          <w:rFonts w:ascii="Times New Roman" w:hAnsi="Times New Roman" w:cs="Times New Roman"/>
        </w:rPr>
      </w:pPr>
    </w:p>
    <w:p w14:paraId="0ED0B787" w14:textId="476A9A56" w:rsidR="00A57009"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BREAKING NEWS: State Senator Don </w:t>
      </w:r>
      <w:proofErr w:type="spellStart"/>
      <w:r w:rsidRPr="00C43A8C">
        <w:rPr>
          <w:rFonts w:ascii="Times New Roman" w:hAnsi="Times New Roman" w:cs="Times New Roman"/>
        </w:rPr>
        <w:t>Swensen</w:t>
      </w:r>
      <w:proofErr w:type="spellEnd"/>
      <w:r w:rsidRPr="00C43A8C">
        <w:rPr>
          <w:rFonts w:ascii="Times New Roman" w:hAnsi="Times New Roman" w:cs="Times New Roman"/>
        </w:rPr>
        <w:t>, who represents part of the city of Juneau, has issued a brief press release stating that he has resigned from office.</w:t>
      </w:r>
    </w:p>
    <w:p w14:paraId="6E4ABA97" w14:textId="77777777" w:rsidR="00827E9B" w:rsidRDefault="00827E9B" w:rsidP="00827E9B">
      <w:pPr>
        <w:spacing w:after="0" w:line="240" w:lineRule="auto"/>
        <w:rPr>
          <w:rFonts w:ascii="Times New Roman" w:hAnsi="Times New Roman" w:cs="Times New Roman"/>
        </w:rPr>
      </w:pPr>
    </w:p>
    <w:p w14:paraId="46780B26" w14:textId="77777777" w:rsidR="00827E9B"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781D5CA1" w14:textId="77777777" w:rsidR="00A57009" w:rsidRPr="00C43A8C" w:rsidRDefault="00A57009" w:rsidP="002821E4">
      <w:pPr>
        <w:spacing w:after="0" w:line="240" w:lineRule="auto"/>
        <w:rPr>
          <w:rFonts w:ascii="Times New Roman" w:hAnsi="Times New Roman" w:cs="Times New Roman"/>
        </w:rPr>
      </w:pPr>
    </w:p>
    <w:p w14:paraId="267B1C20"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2 </w:t>
      </w:r>
    </w:p>
    <w:p w14:paraId="09F39B17"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Sept. 25, 9:45 p.m.   </w:t>
      </w:r>
    </w:p>
    <w:p w14:paraId="27525D7D" w14:textId="77777777" w:rsidR="00827E9B" w:rsidRDefault="00827E9B" w:rsidP="00827E9B">
      <w:pPr>
        <w:spacing w:after="0" w:line="240" w:lineRule="auto"/>
        <w:rPr>
          <w:rFonts w:ascii="Times New Roman" w:hAnsi="Times New Roman" w:cs="Times New Roman"/>
        </w:rPr>
      </w:pPr>
    </w:p>
    <w:p w14:paraId="17BF7242" w14:textId="6191896F" w:rsidR="00A57009" w:rsidRPr="00C43A8C" w:rsidRDefault="00643C4C" w:rsidP="00827E9B">
      <w:pPr>
        <w:spacing w:after="0" w:line="240" w:lineRule="auto"/>
        <w:rPr>
          <w:rFonts w:ascii="Times New Roman" w:hAnsi="Times New Roman" w:cs="Times New Roman"/>
        </w:rPr>
      </w:pP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is refusing further comment. Reporters are contacting Republican and Democratic leaders to see if they know why he resigned.</w:t>
      </w:r>
    </w:p>
    <w:p w14:paraId="07E7EB87" w14:textId="77777777" w:rsidR="00827E9B" w:rsidRDefault="00827E9B" w:rsidP="00827E9B">
      <w:pPr>
        <w:spacing w:after="0" w:line="240" w:lineRule="auto"/>
        <w:rPr>
          <w:rFonts w:ascii="Times New Roman" w:hAnsi="Times New Roman" w:cs="Times New Roman"/>
        </w:rPr>
      </w:pPr>
    </w:p>
    <w:p w14:paraId="339D4A77" w14:textId="77777777" w:rsidR="00827E9B"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3B908DD0" w14:textId="77777777" w:rsidR="00827E9B" w:rsidRDefault="00827E9B" w:rsidP="00827E9B">
      <w:pPr>
        <w:spacing w:after="0" w:line="240" w:lineRule="auto"/>
        <w:rPr>
          <w:rFonts w:ascii="Times New Roman" w:hAnsi="Times New Roman" w:cs="Times New Roman"/>
        </w:rPr>
      </w:pPr>
    </w:p>
    <w:p w14:paraId="67433FBB"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3 </w:t>
      </w:r>
    </w:p>
    <w:p w14:paraId="46867F6B"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Sept. 25, 11:22 p.m.   </w:t>
      </w:r>
    </w:p>
    <w:p w14:paraId="29FC4F63" w14:textId="77777777" w:rsidR="00827E9B" w:rsidRDefault="00827E9B" w:rsidP="00827E9B">
      <w:pPr>
        <w:spacing w:after="0" w:line="240" w:lineRule="auto"/>
        <w:rPr>
          <w:rFonts w:ascii="Times New Roman" w:hAnsi="Times New Roman" w:cs="Times New Roman"/>
        </w:rPr>
      </w:pPr>
    </w:p>
    <w:p w14:paraId="095DFDA3" w14:textId="30D301E4" w:rsidR="00A57009"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Spokespeople for both parties have said they have not been told why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is leaving office, but rumors are circulating that his resignation is linked to yesterday's indictment of Robert </w:t>
      </w:r>
      <w:r w:rsidRPr="00C43A8C">
        <w:rPr>
          <w:rFonts w:ascii="Times New Roman" w:hAnsi="Times New Roman" w:cs="Times New Roman"/>
        </w:rPr>
        <w:lastRenderedPageBreak/>
        <w:t xml:space="preserve">Landry, a local developer, for embezzlement and tax fraud. Landry is one of the largest campaign donors to </w:t>
      </w:r>
      <w:proofErr w:type="spellStart"/>
      <w:r w:rsidRPr="00C43A8C">
        <w:rPr>
          <w:rFonts w:ascii="Times New Roman" w:hAnsi="Times New Roman" w:cs="Times New Roman"/>
        </w:rPr>
        <w:t>Swensen</w:t>
      </w:r>
      <w:proofErr w:type="spellEnd"/>
      <w:r w:rsidRPr="00C43A8C">
        <w:rPr>
          <w:rFonts w:ascii="Times New Roman" w:hAnsi="Times New Roman" w:cs="Times New Roman"/>
        </w:rPr>
        <w:t>, who is legendary for his prodigious fundraising.</w:t>
      </w:r>
    </w:p>
    <w:p w14:paraId="343E9245" w14:textId="77777777" w:rsidR="00827E9B" w:rsidRDefault="00827E9B" w:rsidP="00827E9B">
      <w:pPr>
        <w:spacing w:after="0" w:line="240" w:lineRule="auto"/>
        <w:rPr>
          <w:rFonts w:ascii="Times New Roman" w:hAnsi="Times New Roman" w:cs="Times New Roman"/>
        </w:rPr>
      </w:pPr>
    </w:p>
    <w:p w14:paraId="06E35C43" w14:textId="77777777" w:rsidR="00827E9B"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75D7FA67" w14:textId="77777777" w:rsidR="00A57009" w:rsidRPr="00C43A8C" w:rsidRDefault="00A57009" w:rsidP="002821E4">
      <w:pPr>
        <w:spacing w:after="0" w:line="240" w:lineRule="auto"/>
        <w:rPr>
          <w:rFonts w:ascii="Times New Roman" w:hAnsi="Times New Roman" w:cs="Times New Roman"/>
        </w:rPr>
      </w:pPr>
    </w:p>
    <w:p w14:paraId="0373D57B"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4 </w:t>
      </w:r>
    </w:p>
    <w:p w14:paraId="36DB8D83"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Sept. 25, 11:43 p.m.   </w:t>
      </w:r>
    </w:p>
    <w:p w14:paraId="21E67152" w14:textId="77777777" w:rsidR="00827E9B" w:rsidRDefault="00827E9B" w:rsidP="00827E9B">
      <w:pPr>
        <w:spacing w:after="0" w:line="240" w:lineRule="auto"/>
        <w:rPr>
          <w:rFonts w:ascii="Times New Roman" w:hAnsi="Times New Roman" w:cs="Times New Roman"/>
        </w:rPr>
      </w:pPr>
    </w:p>
    <w:p w14:paraId="2B8E744D" w14:textId="1FD0A213" w:rsidR="00A57009" w:rsidRPr="00C43A8C"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Speculation continues to grow among state legislative insiders about why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left office so abruptly. Until today, the state senator was widely seen as a future candidate for governor.</w:t>
      </w:r>
    </w:p>
    <w:p w14:paraId="13108A83" w14:textId="77777777" w:rsidR="00A57009" w:rsidRPr="00C43A8C" w:rsidRDefault="00A57009" w:rsidP="002821E4">
      <w:pPr>
        <w:spacing w:after="0" w:line="240" w:lineRule="auto"/>
        <w:rPr>
          <w:rFonts w:ascii="Times New Roman" w:hAnsi="Times New Roman" w:cs="Times New Roman"/>
        </w:rPr>
      </w:pPr>
    </w:p>
    <w:p w14:paraId="5CF9BEC3" w14:textId="77777777" w:rsidR="00827E9B"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74182125" w14:textId="77777777" w:rsidR="00827E9B" w:rsidRDefault="00827E9B" w:rsidP="00827E9B">
      <w:pPr>
        <w:spacing w:after="0" w:line="240" w:lineRule="auto"/>
        <w:rPr>
          <w:rFonts w:ascii="Times New Roman" w:hAnsi="Times New Roman" w:cs="Times New Roman"/>
        </w:rPr>
      </w:pPr>
    </w:p>
    <w:p w14:paraId="767E6EB8"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5 </w:t>
      </w:r>
    </w:p>
    <w:p w14:paraId="6209EDC8" w14:textId="6B6A7A0F"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Sept. 26, 1:06 a.m. </w:t>
      </w:r>
    </w:p>
    <w:p w14:paraId="5CBC6E44" w14:textId="31F3F15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     </w:t>
      </w:r>
    </w:p>
    <w:p w14:paraId="682AA340" w14:textId="43DF2136" w:rsidR="00A57009" w:rsidRPr="00C43A8C"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With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leaving office, a special election will be held to fill his seat in less than four weeks. Reports indicate that several potential candidates are already exploring a run.        </w:t>
      </w:r>
    </w:p>
    <w:p w14:paraId="46C5AA09" w14:textId="77777777" w:rsidR="00A57009" w:rsidRPr="00C43A8C" w:rsidRDefault="00A57009" w:rsidP="002821E4">
      <w:pPr>
        <w:spacing w:after="0" w:line="240" w:lineRule="auto"/>
        <w:rPr>
          <w:rFonts w:ascii="Times New Roman" w:hAnsi="Times New Roman" w:cs="Times New Roman"/>
        </w:rPr>
      </w:pPr>
    </w:p>
    <w:p w14:paraId="6ED97CF8" w14:textId="77777777" w:rsidR="00827E9B"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281908AB" w14:textId="7C83C8D9" w:rsidR="00A57009" w:rsidRPr="00C43A8C" w:rsidRDefault="00643C4C" w:rsidP="002821E4">
      <w:pPr>
        <w:spacing w:after="0" w:line="240" w:lineRule="auto"/>
        <w:rPr>
          <w:rFonts w:ascii="Times New Roman" w:hAnsi="Times New Roman" w:cs="Times New Roman"/>
        </w:rPr>
      </w:pPr>
      <w:del w:id="66" w:author="Brendan Nyhan" w:date="2012-10-08T14:04:00Z">
        <w:r w:rsidRPr="00C43A8C" w:rsidDel="00E57E60">
          <w:rPr>
            <w:rFonts w:ascii="Times New Roman" w:hAnsi="Times New Roman" w:cs="Times New Roman"/>
          </w:rPr>
          <w:br w:type="page"/>
        </w:r>
      </w:del>
    </w:p>
    <w:p w14:paraId="21D4E134" w14:textId="77777777" w:rsidR="00827E9B"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Dispatch 6 </w:t>
      </w:r>
    </w:p>
    <w:p w14:paraId="09E1EA1F" w14:textId="7ED03D63" w:rsidR="00827E9B"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Sept. 26, 1:24 a.m.  </w:t>
      </w:r>
    </w:p>
    <w:p w14:paraId="25ED7602" w14:textId="77777777" w:rsidR="00827E9B" w:rsidRDefault="00827E9B" w:rsidP="002821E4">
      <w:pPr>
        <w:keepNext/>
        <w:spacing w:after="0" w:line="240" w:lineRule="auto"/>
        <w:rPr>
          <w:rFonts w:ascii="Times New Roman" w:hAnsi="Times New Roman" w:cs="Times New Roman"/>
        </w:rPr>
      </w:pPr>
    </w:p>
    <w:p w14:paraId="636E4316" w14:textId="2618F14A"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Unconfirmed reports are circulating online that Landry is cooperating with prosecutors and may have implicated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in a bribery scandal. Reporters are now investigating.</w:t>
      </w:r>
    </w:p>
    <w:p w14:paraId="1810A153" w14:textId="77777777" w:rsidR="00A57009" w:rsidRPr="00C43A8C" w:rsidRDefault="00A57009" w:rsidP="002821E4">
      <w:pPr>
        <w:spacing w:after="0" w:line="240" w:lineRule="auto"/>
        <w:rPr>
          <w:rFonts w:ascii="Times New Roman" w:hAnsi="Times New Roman" w:cs="Times New Roman"/>
        </w:rPr>
      </w:pPr>
    </w:p>
    <w:p w14:paraId="15CFF355" w14:textId="77777777" w:rsidR="00827E9B"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65B6BACD" w14:textId="77777777" w:rsidR="00827E9B" w:rsidRDefault="00827E9B" w:rsidP="002821E4">
      <w:pPr>
        <w:spacing w:after="0" w:line="240" w:lineRule="auto"/>
        <w:rPr>
          <w:rFonts w:ascii="Times New Roman" w:hAnsi="Times New Roman" w:cs="Times New Roman"/>
        </w:rPr>
      </w:pPr>
    </w:p>
    <w:p w14:paraId="000C501E"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7 </w:t>
      </w:r>
    </w:p>
    <w:p w14:paraId="50333B05"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Sept. 26, 9:05 a.m.  </w:t>
      </w:r>
    </w:p>
    <w:p w14:paraId="444CDE6D" w14:textId="77777777" w:rsidR="00827E9B" w:rsidRDefault="00827E9B" w:rsidP="00827E9B">
      <w:pPr>
        <w:spacing w:after="0" w:line="240" w:lineRule="auto"/>
        <w:rPr>
          <w:rFonts w:ascii="Times New Roman" w:hAnsi="Times New Roman" w:cs="Times New Roman"/>
        </w:rPr>
      </w:pPr>
    </w:p>
    <w:p w14:paraId="7ACE41DD" w14:textId="586C0D73" w:rsidR="00A57009"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Senator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seat is empty as the prestigious Finance Committee is called to order. A fierce battle to succeed him is likely to ensue.</w:t>
      </w:r>
    </w:p>
    <w:p w14:paraId="53FDD9C8" w14:textId="77777777" w:rsidR="00827E9B" w:rsidRDefault="00827E9B" w:rsidP="00827E9B">
      <w:pPr>
        <w:spacing w:after="0" w:line="240" w:lineRule="auto"/>
        <w:rPr>
          <w:rFonts w:ascii="Times New Roman" w:hAnsi="Times New Roman" w:cs="Times New Roman"/>
        </w:rPr>
      </w:pPr>
    </w:p>
    <w:p w14:paraId="39E06A8A" w14:textId="3C2D6D35" w:rsidR="00827E9B" w:rsidRPr="00C43A8C" w:rsidRDefault="00827E9B" w:rsidP="00827E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55C1A682" w14:textId="77777777" w:rsidR="00A57009" w:rsidRPr="00C43A8C" w:rsidRDefault="00A57009" w:rsidP="002821E4">
      <w:pPr>
        <w:spacing w:after="0" w:line="240" w:lineRule="auto"/>
        <w:rPr>
          <w:rFonts w:ascii="Times New Roman" w:hAnsi="Times New Roman" w:cs="Times New Roman"/>
        </w:rPr>
      </w:pPr>
    </w:p>
    <w:p w14:paraId="25ACC9D4"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Dispatch 8 </w:t>
      </w:r>
    </w:p>
    <w:p w14:paraId="355EC04F" w14:textId="77777777" w:rsidR="00827E9B"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Sept. 26, 9:54 a.m.  </w:t>
      </w:r>
    </w:p>
    <w:p w14:paraId="3897AD38" w14:textId="77777777" w:rsidR="00827E9B" w:rsidRDefault="00827E9B" w:rsidP="00827E9B">
      <w:pPr>
        <w:spacing w:after="0" w:line="240" w:lineRule="auto"/>
        <w:rPr>
          <w:rFonts w:ascii="Times New Roman" w:hAnsi="Times New Roman" w:cs="Times New Roman"/>
        </w:rPr>
      </w:pPr>
    </w:p>
    <w:p w14:paraId="689E1980" w14:textId="0F04720A" w:rsidR="00A57009" w:rsidRPr="00C43A8C" w:rsidRDefault="00643C4C" w:rsidP="00827E9B">
      <w:pPr>
        <w:spacing w:after="0" w:line="240" w:lineRule="auto"/>
        <w:rPr>
          <w:rFonts w:ascii="Times New Roman" w:hAnsi="Times New Roman" w:cs="Times New Roman"/>
        </w:rPr>
      </w:pPr>
      <w:r w:rsidRPr="00C43A8C">
        <w:rPr>
          <w:rFonts w:ascii="Times New Roman" w:hAnsi="Times New Roman" w:cs="Times New Roman"/>
        </w:rPr>
        <w:t xml:space="preserve">Reporters are waiting outside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home and state capitol office but have not been able to speak to him. </w:t>
      </w:r>
    </w:p>
    <w:p w14:paraId="14453E29" w14:textId="77777777" w:rsidR="00A57009" w:rsidRDefault="00A57009" w:rsidP="002821E4">
      <w:pPr>
        <w:spacing w:after="0" w:line="240" w:lineRule="auto"/>
        <w:rPr>
          <w:rFonts w:ascii="Times New Roman" w:hAnsi="Times New Roman" w:cs="Times New Roman"/>
        </w:rPr>
      </w:pPr>
    </w:p>
    <w:p w14:paraId="304740EE" w14:textId="77777777" w:rsidR="000B36E6" w:rsidRDefault="000B36E6" w:rsidP="000B36E6">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4C0328F6" w14:textId="77777777" w:rsidR="000B36E6" w:rsidRDefault="000B36E6" w:rsidP="002821E4">
      <w:pPr>
        <w:spacing w:after="0" w:line="240" w:lineRule="auto"/>
        <w:rPr>
          <w:rFonts w:ascii="Times New Roman" w:hAnsi="Times New Roman" w:cs="Times New Roman"/>
        </w:rPr>
      </w:pPr>
    </w:p>
    <w:p w14:paraId="55CFF1DD" w14:textId="77777777" w:rsidR="000B36E6" w:rsidRDefault="00643C4C" w:rsidP="000B36E6">
      <w:pPr>
        <w:spacing w:after="0" w:line="240" w:lineRule="auto"/>
        <w:rPr>
          <w:rFonts w:ascii="Times New Roman" w:hAnsi="Times New Roman" w:cs="Times New Roman"/>
        </w:rPr>
      </w:pPr>
      <w:r w:rsidRPr="00C43A8C">
        <w:rPr>
          <w:rFonts w:ascii="Times New Roman" w:hAnsi="Times New Roman" w:cs="Times New Roman"/>
        </w:rPr>
        <w:t xml:space="preserve">Dispatch 9 </w:t>
      </w:r>
    </w:p>
    <w:p w14:paraId="0394B97B" w14:textId="77777777" w:rsidR="000B36E6" w:rsidRDefault="00643C4C" w:rsidP="000B36E6">
      <w:pPr>
        <w:spacing w:after="0" w:line="240" w:lineRule="auto"/>
        <w:rPr>
          <w:rFonts w:ascii="Times New Roman" w:hAnsi="Times New Roman" w:cs="Times New Roman"/>
        </w:rPr>
      </w:pPr>
      <w:r w:rsidRPr="00C43A8C">
        <w:rPr>
          <w:rFonts w:ascii="Times New Roman" w:hAnsi="Times New Roman" w:cs="Times New Roman"/>
        </w:rPr>
        <w:t xml:space="preserve">Sept. 26, 11:02 a.m.  </w:t>
      </w:r>
    </w:p>
    <w:p w14:paraId="360545DF" w14:textId="77777777" w:rsidR="000B36E6" w:rsidRDefault="000B36E6" w:rsidP="000B36E6">
      <w:pPr>
        <w:spacing w:after="0" w:line="240" w:lineRule="auto"/>
        <w:rPr>
          <w:rFonts w:ascii="Times New Roman" w:hAnsi="Times New Roman" w:cs="Times New Roman"/>
        </w:rPr>
      </w:pPr>
    </w:p>
    <w:p w14:paraId="0BDBC982" w14:textId="7B9C4B64" w:rsidR="00A57009" w:rsidRDefault="00643C4C" w:rsidP="000B36E6">
      <w:pPr>
        <w:spacing w:after="0" w:line="240" w:lineRule="auto"/>
        <w:rPr>
          <w:rFonts w:ascii="Times New Roman" w:hAnsi="Times New Roman" w:cs="Times New Roman"/>
        </w:rPr>
      </w:pPr>
      <w:r w:rsidRPr="00C43A8C">
        <w:rPr>
          <w:rFonts w:ascii="Times New Roman" w:hAnsi="Times New Roman" w:cs="Times New Roman"/>
        </w:rPr>
        <w:t xml:space="preserve">Members of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legislative staff have been seen packing their boxes in his office at the state capital. One was seen shredding a series of documents.</w:t>
      </w:r>
    </w:p>
    <w:p w14:paraId="0356504F" w14:textId="77777777" w:rsidR="000B36E6" w:rsidRDefault="000B36E6" w:rsidP="000B36E6">
      <w:pPr>
        <w:spacing w:after="0" w:line="240" w:lineRule="auto"/>
        <w:rPr>
          <w:rFonts w:ascii="Times New Roman" w:hAnsi="Times New Roman" w:cs="Times New Roman"/>
        </w:rPr>
      </w:pPr>
    </w:p>
    <w:p w14:paraId="214B4B22" w14:textId="77777777" w:rsidR="000B36E6" w:rsidRDefault="000B36E6" w:rsidP="000B36E6">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lastRenderedPageBreak/>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09CE4863" w14:textId="77777777" w:rsidR="00A57009" w:rsidRPr="00C43A8C" w:rsidRDefault="00A57009" w:rsidP="002821E4">
      <w:pPr>
        <w:spacing w:after="0" w:line="240" w:lineRule="auto"/>
        <w:rPr>
          <w:rFonts w:ascii="Times New Roman" w:hAnsi="Times New Roman" w:cs="Times New Roman"/>
        </w:rPr>
      </w:pPr>
    </w:p>
    <w:p w14:paraId="21DA1C03" w14:textId="77777777" w:rsidR="0022337E" w:rsidRDefault="00643C4C" w:rsidP="000B36E6">
      <w:pPr>
        <w:spacing w:after="0" w:line="240" w:lineRule="auto"/>
        <w:rPr>
          <w:rFonts w:ascii="Times New Roman" w:hAnsi="Times New Roman" w:cs="Times New Roman"/>
        </w:rPr>
      </w:pPr>
      <w:r w:rsidRPr="00C43A8C">
        <w:rPr>
          <w:rFonts w:ascii="Times New Roman" w:hAnsi="Times New Roman" w:cs="Times New Roman"/>
        </w:rPr>
        <w:t xml:space="preserve">Dispatch 10 </w:t>
      </w:r>
    </w:p>
    <w:p w14:paraId="664A7EDD" w14:textId="77777777" w:rsidR="0022337E" w:rsidRDefault="00643C4C" w:rsidP="000B36E6">
      <w:pPr>
        <w:spacing w:after="0" w:line="240" w:lineRule="auto"/>
        <w:rPr>
          <w:rFonts w:ascii="Times New Roman" w:hAnsi="Times New Roman" w:cs="Times New Roman"/>
        </w:rPr>
      </w:pPr>
      <w:r w:rsidRPr="00C43A8C">
        <w:rPr>
          <w:rFonts w:ascii="Times New Roman" w:hAnsi="Times New Roman" w:cs="Times New Roman"/>
        </w:rPr>
        <w:t xml:space="preserve">Sept. 26, 4:12 p.m.  </w:t>
      </w:r>
    </w:p>
    <w:p w14:paraId="244A876C" w14:textId="77777777" w:rsidR="0022337E" w:rsidRDefault="0022337E" w:rsidP="000B36E6">
      <w:pPr>
        <w:spacing w:after="0" w:line="240" w:lineRule="auto"/>
        <w:rPr>
          <w:rFonts w:ascii="Times New Roman" w:hAnsi="Times New Roman" w:cs="Times New Roman"/>
        </w:rPr>
      </w:pPr>
    </w:p>
    <w:p w14:paraId="401D3306" w14:textId="52F1E0D1" w:rsidR="00A57009" w:rsidRPr="00C43A8C" w:rsidRDefault="00643C4C" w:rsidP="000B36E6">
      <w:pPr>
        <w:spacing w:after="0" w:line="240" w:lineRule="auto"/>
        <w:rPr>
          <w:rFonts w:ascii="Times New Roman" w:hAnsi="Times New Roman" w:cs="Times New Roman"/>
        </w:rPr>
      </w:pPr>
      <w:r w:rsidRPr="00C43A8C">
        <w:rPr>
          <w:rFonts w:ascii="Times New Roman" w:hAnsi="Times New Roman" w:cs="Times New Roman"/>
        </w:rPr>
        <w:t xml:space="preserve">Reporters have been informed that Senator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has left the area with his family and will not provide further comment on his resignation.</w:t>
      </w:r>
    </w:p>
    <w:p w14:paraId="3B3B5614" w14:textId="77777777" w:rsidR="00A57009" w:rsidRDefault="00A57009" w:rsidP="002821E4">
      <w:pPr>
        <w:spacing w:after="0" w:line="240" w:lineRule="auto"/>
        <w:rPr>
          <w:rFonts w:ascii="Times New Roman" w:hAnsi="Times New Roman" w:cs="Times New Roman"/>
        </w:rPr>
      </w:pPr>
    </w:p>
    <w:p w14:paraId="5A39F760" w14:textId="6C14EAAA" w:rsidR="0022337E" w:rsidRDefault="0022337E" w:rsidP="002821E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end</w:t>
      </w:r>
      <w:proofErr w:type="gramEnd"/>
      <w:r>
        <w:rPr>
          <w:rFonts w:ascii="Times New Roman" w:hAnsi="Times New Roman" w:cs="Times New Roman"/>
        </w:rPr>
        <w:t xml:space="preserve"> block 2]</w:t>
      </w:r>
    </w:p>
    <w:p w14:paraId="7CD4001A" w14:textId="77777777" w:rsidR="0022337E" w:rsidRDefault="0022337E" w:rsidP="002821E4">
      <w:pPr>
        <w:spacing w:after="0" w:line="240" w:lineRule="auto"/>
        <w:rPr>
          <w:rFonts w:ascii="Times New Roman" w:hAnsi="Times New Roman" w:cs="Times New Roman"/>
        </w:rPr>
      </w:pPr>
    </w:p>
    <w:p w14:paraId="1115E0B4" w14:textId="77777777" w:rsidR="0022337E" w:rsidRDefault="0022337E" w:rsidP="0022337E">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797B7A75" w14:textId="77777777" w:rsidR="0022337E" w:rsidRDefault="0022337E" w:rsidP="002821E4">
      <w:pPr>
        <w:spacing w:after="0" w:line="240" w:lineRule="auto"/>
        <w:rPr>
          <w:rFonts w:ascii="Times New Roman" w:hAnsi="Times New Roman" w:cs="Times New Roman"/>
        </w:rPr>
      </w:pPr>
    </w:p>
    <w:p w14:paraId="43F1763D" w14:textId="5ED60220" w:rsidR="00B56AEF" w:rsidRDefault="00B56AEF" w:rsidP="002821E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begin</w:t>
      </w:r>
      <w:proofErr w:type="gramEnd"/>
      <w:r>
        <w:rPr>
          <w:rFonts w:ascii="Times New Roman" w:hAnsi="Times New Roman" w:cs="Times New Roman"/>
        </w:rPr>
        <w:t xml:space="preserve"> block 3]</w:t>
      </w:r>
    </w:p>
    <w:p w14:paraId="2151EBF6" w14:textId="77777777" w:rsidR="00B56AEF" w:rsidRPr="00C43A8C" w:rsidRDefault="00B56AEF" w:rsidP="002821E4">
      <w:pPr>
        <w:spacing w:after="0" w:line="240" w:lineRule="auto"/>
        <w:rPr>
          <w:rFonts w:ascii="Times New Roman" w:hAnsi="Times New Roman" w:cs="Times New Roman"/>
        </w:rPr>
      </w:pPr>
    </w:p>
    <w:p w14:paraId="0E83DD1D" w14:textId="77777777" w:rsidR="0022337E"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Dispatch 1 </w:t>
      </w:r>
    </w:p>
    <w:p w14:paraId="1CDA4D31" w14:textId="77777777" w:rsidR="0022337E"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Sept. 25, 8:58 p.m.  </w:t>
      </w:r>
    </w:p>
    <w:p w14:paraId="3393C32F" w14:textId="77777777" w:rsidR="0022337E" w:rsidRDefault="0022337E" w:rsidP="002821E4">
      <w:pPr>
        <w:keepNext/>
        <w:spacing w:after="0" w:line="240" w:lineRule="auto"/>
        <w:rPr>
          <w:rFonts w:ascii="Times New Roman" w:hAnsi="Times New Roman" w:cs="Times New Roman"/>
        </w:rPr>
      </w:pPr>
    </w:p>
    <w:p w14:paraId="64BB25B0" w14:textId="7DD01A74"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BREAKING NEWS: State Senator Don </w:t>
      </w:r>
      <w:proofErr w:type="spellStart"/>
      <w:r w:rsidRPr="00C43A8C">
        <w:rPr>
          <w:rFonts w:ascii="Times New Roman" w:hAnsi="Times New Roman" w:cs="Times New Roman"/>
        </w:rPr>
        <w:t>Swensen</w:t>
      </w:r>
      <w:proofErr w:type="spellEnd"/>
      <w:r w:rsidRPr="00C43A8C">
        <w:rPr>
          <w:rFonts w:ascii="Times New Roman" w:hAnsi="Times New Roman" w:cs="Times New Roman"/>
        </w:rPr>
        <w:t>, who represents part of the city of Juneau, has issued a brief press release stating that he has resigned from office.</w:t>
      </w:r>
    </w:p>
    <w:p w14:paraId="7AA1BC9B" w14:textId="77777777" w:rsidR="00A57009" w:rsidRDefault="00A57009" w:rsidP="002821E4">
      <w:pPr>
        <w:spacing w:after="0" w:line="240" w:lineRule="auto"/>
        <w:rPr>
          <w:rFonts w:ascii="Times New Roman" w:hAnsi="Times New Roman" w:cs="Times New Roman"/>
        </w:rPr>
      </w:pPr>
    </w:p>
    <w:p w14:paraId="22C2DF82" w14:textId="77777777" w:rsidR="0022337E" w:rsidRDefault="0022337E" w:rsidP="0022337E">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462C0B86" w14:textId="77777777" w:rsidR="0022337E" w:rsidRPr="00C43A8C" w:rsidRDefault="0022337E" w:rsidP="002821E4">
      <w:pPr>
        <w:spacing w:after="0" w:line="240" w:lineRule="auto"/>
        <w:rPr>
          <w:rFonts w:ascii="Times New Roman" w:hAnsi="Times New Roman" w:cs="Times New Roman"/>
        </w:rPr>
      </w:pPr>
    </w:p>
    <w:p w14:paraId="2905512D" w14:textId="77777777" w:rsidR="0022337E"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Dispatch 2 </w:t>
      </w:r>
    </w:p>
    <w:p w14:paraId="656C3147" w14:textId="77777777" w:rsidR="0022337E"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Sept. 25, 9:45 p.m.   </w:t>
      </w:r>
    </w:p>
    <w:p w14:paraId="04F2A5A2" w14:textId="77777777" w:rsidR="0022337E" w:rsidRDefault="0022337E" w:rsidP="0022337E">
      <w:pPr>
        <w:spacing w:after="0" w:line="240" w:lineRule="auto"/>
        <w:rPr>
          <w:rFonts w:ascii="Times New Roman" w:hAnsi="Times New Roman" w:cs="Times New Roman"/>
        </w:rPr>
      </w:pPr>
    </w:p>
    <w:p w14:paraId="4CC80019" w14:textId="02AB6948" w:rsidR="00A57009" w:rsidRPr="00C43A8C" w:rsidRDefault="00643C4C" w:rsidP="0022337E">
      <w:pPr>
        <w:spacing w:after="0" w:line="240" w:lineRule="auto"/>
        <w:rPr>
          <w:rFonts w:ascii="Times New Roman" w:hAnsi="Times New Roman" w:cs="Times New Roman"/>
        </w:rPr>
      </w:pP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is refusing further comment. Reporters are contacting Republican and Democratic leaders to see if they know why he resigned.</w:t>
      </w:r>
    </w:p>
    <w:p w14:paraId="2FB899BF" w14:textId="77777777" w:rsidR="00A57009" w:rsidRPr="00C43A8C" w:rsidRDefault="00A57009" w:rsidP="002821E4">
      <w:pPr>
        <w:spacing w:after="0" w:line="240" w:lineRule="auto"/>
        <w:rPr>
          <w:rFonts w:ascii="Times New Roman" w:hAnsi="Times New Roman" w:cs="Times New Roman"/>
        </w:rPr>
      </w:pPr>
    </w:p>
    <w:p w14:paraId="6BC8ED5A" w14:textId="77777777" w:rsidR="0022337E" w:rsidRDefault="0022337E" w:rsidP="0022337E">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74CF0188" w14:textId="77777777" w:rsidR="0022337E" w:rsidRDefault="0022337E" w:rsidP="0022337E">
      <w:pPr>
        <w:spacing w:after="0" w:line="240" w:lineRule="auto"/>
        <w:rPr>
          <w:rFonts w:ascii="Times New Roman" w:hAnsi="Times New Roman" w:cs="Times New Roman"/>
        </w:rPr>
      </w:pPr>
    </w:p>
    <w:p w14:paraId="447ABDEF" w14:textId="77777777" w:rsidR="0022337E"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Dispatch 3 </w:t>
      </w:r>
    </w:p>
    <w:p w14:paraId="1ADD6816" w14:textId="77777777" w:rsidR="0022337E"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Sept. 25, 11:22 p.m.   </w:t>
      </w:r>
    </w:p>
    <w:p w14:paraId="77ABBE24" w14:textId="77777777" w:rsidR="0022337E" w:rsidRDefault="0022337E" w:rsidP="0022337E">
      <w:pPr>
        <w:spacing w:after="0" w:line="240" w:lineRule="auto"/>
        <w:rPr>
          <w:rFonts w:ascii="Times New Roman" w:hAnsi="Times New Roman" w:cs="Times New Roman"/>
        </w:rPr>
      </w:pPr>
    </w:p>
    <w:p w14:paraId="07C566F9" w14:textId="3AEED69B" w:rsidR="00A57009" w:rsidRPr="00C43A8C"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Spokespeople for both parties have said they have not been told why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is leaving office, but rumors are circulating that his resignation is linked to yesterday's indictment of Robert Landry, a local developer, for embezzlement and tax fraud. Landry is one of the largest campaign donors to </w:t>
      </w:r>
      <w:proofErr w:type="spellStart"/>
      <w:r w:rsidRPr="00C43A8C">
        <w:rPr>
          <w:rFonts w:ascii="Times New Roman" w:hAnsi="Times New Roman" w:cs="Times New Roman"/>
        </w:rPr>
        <w:t>Swensen</w:t>
      </w:r>
      <w:proofErr w:type="spellEnd"/>
      <w:r w:rsidRPr="00C43A8C">
        <w:rPr>
          <w:rFonts w:ascii="Times New Roman" w:hAnsi="Times New Roman" w:cs="Times New Roman"/>
        </w:rPr>
        <w:t>, who is legendary for his prodigious fundraising.</w:t>
      </w:r>
    </w:p>
    <w:p w14:paraId="3B0C0A71" w14:textId="77777777" w:rsidR="00A57009" w:rsidRPr="00C43A8C" w:rsidRDefault="00A57009" w:rsidP="002821E4">
      <w:pPr>
        <w:spacing w:after="0" w:line="240" w:lineRule="auto"/>
        <w:rPr>
          <w:rFonts w:ascii="Times New Roman" w:hAnsi="Times New Roman" w:cs="Times New Roman"/>
        </w:rPr>
      </w:pPr>
    </w:p>
    <w:p w14:paraId="12AA5002" w14:textId="77777777" w:rsidR="0022337E" w:rsidRDefault="0022337E" w:rsidP="0022337E">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5239F271" w14:textId="77777777" w:rsidR="0022337E" w:rsidRDefault="0022337E" w:rsidP="0022337E">
      <w:pPr>
        <w:spacing w:after="0" w:line="240" w:lineRule="auto"/>
        <w:rPr>
          <w:rFonts w:ascii="Times New Roman" w:hAnsi="Times New Roman" w:cs="Times New Roman"/>
        </w:rPr>
      </w:pPr>
    </w:p>
    <w:p w14:paraId="1416BBF6" w14:textId="77777777" w:rsidR="0022337E"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Dispatch 4 </w:t>
      </w:r>
    </w:p>
    <w:p w14:paraId="691D62A8" w14:textId="77777777" w:rsidR="0022337E"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Sept. 25, 11:43 p.m.   </w:t>
      </w:r>
    </w:p>
    <w:p w14:paraId="795BE27C" w14:textId="77777777" w:rsidR="0022337E" w:rsidRDefault="0022337E" w:rsidP="0022337E">
      <w:pPr>
        <w:spacing w:after="0" w:line="240" w:lineRule="auto"/>
        <w:rPr>
          <w:rFonts w:ascii="Times New Roman" w:hAnsi="Times New Roman" w:cs="Times New Roman"/>
        </w:rPr>
      </w:pPr>
    </w:p>
    <w:p w14:paraId="145BB776" w14:textId="275EC297" w:rsidR="00A57009" w:rsidRPr="00C43A8C"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Speculation continues to grow among state legislative insiders about why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left office so abruptly. Until today, the state senator was widely seen as a future candidate for governor.</w:t>
      </w:r>
    </w:p>
    <w:p w14:paraId="1D99F8FE" w14:textId="77777777" w:rsidR="00A57009" w:rsidRDefault="00A57009" w:rsidP="002821E4">
      <w:pPr>
        <w:spacing w:after="0" w:line="240" w:lineRule="auto"/>
        <w:rPr>
          <w:rFonts w:ascii="Times New Roman" w:hAnsi="Times New Roman" w:cs="Times New Roman"/>
        </w:rPr>
      </w:pPr>
    </w:p>
    <w:p w14:paraId="0C6703CF" w14:textId="77777777" w:rsidR="0022337E" w:rsidRDefault="0022337E" w:rsidP="0022337E">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550CA1C3" w14:textId="716CD1AC" w:rsidR="0022337E" w:rsidRPr="00C43A8C" w:rsidRDefault="0022337E" w:rsidP="002821E4">
      <w:pPr>
        <w:spacing w:after="0" w:line="240" w:lineRule="auto"/>
        <w:rPr>
          <w:rFonts w:ascii="Times New Roman" w:hAnsi="Times New Roman" w:cs="Times New Roman"/>
        </w:rPr>
      </w:pPr>
    </w:p>
    <w:p w14:paraId="00CC965E" w14:textId="77777777" w:rsidR="0022337E"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lastRenderedPageBreak/>
        <w:t xml:space="preserve">Dispatch 5 </w:t>
      </w:r>
    </w:p>
    <w:p w14:paraId="7FCE3C8F" w14:textId="77777777" w:rsidR="0022337E"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Sept. 26, 1:06 a.m.      </w:t>
      </w:r>
    </w:p>
    <w:p w14:paraId="7024F2E1" w14:textId="77777777" w:rsidR="0022337E" w:rsidRDefault="0022337E" w:rsidP="002821E4">
      <w:pPr>
        <w:keepNext/>
        <w:spacing w:after="0" w:line="240" w:lineRule="auto"/>
        <w:rPr>
          <w:rFonts w:ascii="Times New Roman" w:hAnsi="Times New Roman" w:cs="Times New Roman"/>
        </w:rPr>
      </w:pPr>
    </w:p>
    <w:p w14:paraId="7C33F09E" w14:textId="25F62CE4"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With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leaving office, a special election will be held to fill his seat in less than four weeks. Reports indicate that several potential candidates are already exploring a run.        </w:t>
      </w:r>
    </w:p>
    <w:p w14:paraId="6FA2E923" w14:textId="77777777" w:rsidR="00A57009" w:rsidRDefault="00A57009" w:rsidP="002821E4">
      <w:pPr>
        <w:spacing w:after="0" w:line="240" w:lineRule="auto"/>
        <w:rPr>
          <w:rFonts w:ascii="Times New Roman" w:hAnsi="Times New Roman" w:cs="Times New Roman"/>
        </w:rPr>
      </w:pPr>
    </w:p>
    <w:p w14:paraId="48593667" w14:textId="77777777" w:rsidR="0022337E" w:rsidRDefault="0022337E" w:rsidP="0022337E">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2188F160" w14:textId="77777777" w:rsidR="0022337E" w:rsidRPr="00C43A8C" w:rsidRDefault="0022337E" w:rsidP="002821E4">
      <w:pPr>
        <w:spacing w:after="0" w:line="240" w:lineRule="auto"/>
        <w:rPr>
          <w:rFonts w:ascii="Times New Roman" w:hAnsi="Times New Roman" w:cs="Times New Roman"/>
        </w:rPr>
      </w:pPr>
    </w:p>
    <w:p w14:paraId="4E363C65" w14:textId="77777777" w:rsidR="0022337E"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Dispatch 6 </w:t>
      </w:r>
    </w:p>
    <w:p w14:paraId="5352928B" w14:textId="77777777" w:rsidR="0022337E"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Sept. 26, 1:24 a.m.   </w:t>
      </w:r>
    </w:p>
    <w:p w14:paraId="453313A4" w14:textId="77777777" w:rsidR="0022337E" w:rsidRDefault="0022337E" w:rsidP="0022337E">
      <w:pPr>
        <w:spacing w:after="0" w:line="240" w:lineRule="auto"/>
        <w:rPr>
          <w:rFonts w:ascii="Times New Roman" w:hAnsi="Times New Roman" w:cs="Times New Roman"/>
        </w:rPr>
      </w:pPr>
    </w:p>
    <w:p w14:paraId="6893CFE5" w14:textId="21CCB471" w:rsidR="00A57009" w:rsidRPr="00C43A8C" w:rsidRDefault="00643C4C" w:rsidP="0022337E">
      <w:pPr>
        <w:spacing w:after="0" w:line="240" w:lineRule="auto"/>
        <w:rPr>
          <w:rFonts w:ascii="Times New Roman" w:hAnsi="Times New Roman" w:cs="Times New Roman"/>
        </w:rPr>
      </w:pPr>
      <w:r w:rsidRPr="00C43A8C">
        <w:rPr>
          <w:rFonts w:ascii="Times New Roman" w:hAnsi="Times New Roman" w:cs="Times New Roman"/>
        </w:rPr>
        <w:t xml:space="preserve">Unconfirmed reports are circulating online that Landry is cooperating with prosecutors and may have implicated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in a bribery scandal. Reporters are now investigating.</w:t>
      </w:r>
    </w:p>
    <w:p w14:paraId="099B6899" w14:textId="77777777" w:rsidR="00A57009" w:rsidRPr="00C43A8C" w:rsidRDefault="00A57009" w:rsidP="002821E4">
      <w:pPr>
        <w:spacing w:after="0" w:line="240" w:lineRule="auto"/>
        <w:rPr>
          <w:rFonts w:ascii="Times New Roman" w:hAnsi="Times New Roman" w:cs="Times New Roman"/>
        </w:rPr>
      </w:pPr>
    </w:p>
    <w:p w14:paraId="1B0DE09D"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0682C412" w14:textId="77777777" w:rsidR="00B56AEF" w:rsidRDefault="00B56AEF" w:rsidP="00B56AEF">
      <w:pPr>
        <w:spacing w:after="0" w:line="240" w:lineRule="auto"/>
        <w:rPr>
          <w:rFonts w:ascii="Times New Roman" w:hAnsi="Times New Roman" w:cs="Times New Roman"/>
        </w:rPr>
      </w:pPr>
    </w:p>
    <w:p w14:paraId="61A8AC85"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7 </w:t>
      </w:r>
    </w:p>
    <w:p w14:paraId="5FD69902"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26, 9:05 a.m.  </w:t>
      </w:r>
    </w:p>
    <w:p w14:paraId="38A1741B" w14:textId="77777777" w:rsidR="00B56AEF" w:rsidRDefault="00B56AEF" w:rsidP="00B56AEF">
      <w:pPr>
        <w:spacing w:after="0" w:line="240" w:lineRule="auto"/>
        <w:rPr>
          <w:rFonts w:ascii="Times New Roman" w:hAnsi="Times New Roman" w:cs="Times New Roman"/>
        </w:rPr>
      </w:pPr>
    </w:p>
    <w:p w14:paraId="21FD9BBE" w14:textId="46B8BFC3" w:rsidR="00A57009" w:rsidRPr="00C43A8C"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Senator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seat is empty as the prestigious Finance Committee is called to order. A fierce battle to succeed him is likely to ensue.</w:t>
      </w:r>
    </w:p>
    <w:p w14:paraId="194C7E59" w14:textId="77777777" w:rsidR="00A57009" w:rsidRPr="00C43A8C" w:rsidRDefault="00A57009" w:rsidP="002821E4">
      <w:pPr>
        <w:spacing w:after="0" w:line="240" w:lineRule="auto"/>
        <w:rPr>
          <w:rFonts w:ascii="Times New Roman" w:hAnsi="Times New Roman" w:cs="Times New Roman"/>
        </w:rPr>
      </w:pPr>
    </w:p>
    <w:p w14:paraId="2786B8CA" w14:textId="240CB901" w:rsidR="00B56AEF" w:rsidRDefault="00B56AEF" w:rsidP="00B56AEF">
      <w:pPr>
        <w:spacing w:after="0" w:line="240" w:lineRule="auto"/>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17223235" w14:textId="77777777" w:rsidR="00B56AEF" w:rsidRDefault="00B56AEF" w:rsidP="002821E4">
      <w:pPr>
        <w:keepNext/>
        <w:spacing w:after="0" w:line="240" w:lineRule="auto"/>
        <w:rPr>
          <w:rFonts w:ascii="Times New Roman" w:hAnsi="Times New Roman" w:cs="Times New Roman"/>
        </w:rPr>
      </w:pPr>
    </w:p>
    <w:p w14:paraId="15ECE2BD" w14:textId="77777777" w:rsidR="00B56AEF"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Dispatch 8 </w:t>
      </w:r>
    </w:p>
    <w:p w14:paraId="49585D81" w14:textId="77777777" w:rsidR="00B56AEF"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Sept. 26, 9:54 a.m.  </w:t>
      </w:r>
    </w:p>
    <w:p w14:paraId="7476F1E2" w14:textId="77777777" w:rsidR="00B56AEF" w:rsidRDefault="00B56AEF" w:rsidP="002821E4">
      <w:pPr>
        <w:keepNext/>
        <w:spacing w:after="0" w:line="240" w:lineRule="auto"/>
        <w:rPr>
          <w:rFonts w:ascii="Times New Roman" w:hAnsi="Times New Roman" w:cs="Times New Roman"/>
        </w:rPr>
      </w:pPr>
    </w:p>
    <w:p w14:paraId="2D02BC38" w14:textId="5E080364"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Reporters are waiting outside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home and state capitol office but have not been able to speak to him. </w:t>
      </w:r>
    </w:p>
    <w:p w14:paraId="5CFB8CCE" w14:textId="77777777" w:rsidR="00A57009" w:rsidRPr="00C43A8C" w:rsidRDefault="00A57009" w:rsidP="002821E4">
      <w:pPr>
        <w:spacing w:after="0" w:line="240" w:lineRule="auto"/>
        <w:rPr>
          <w:rFonts w:ascii="Times New Roman" w:hAnsi="Times New Roman" w:cs="Times New Roman"/>
        </w:rPr>
      </w:pPr>
    </w:p>
    <w:p w14:paraId="122A7426"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7851F81F" w14:textId="77777777" w:rsidR="00B56AEF" w:rsidRDefault="00B56AEF" w:rsidP="00B56AEF">
      <w:pPr>
        <w:spacing w:after="0" w:line="240" w:lineRule="auto"/>
        <w:rPr>
          <w:rFonts w:ascii="Times New Roman" w:hAnsi="Times New Roman" w:cs="Times New Roman"/>
        </w:rPr>
      </w:pPr>
    </w:p>
    <w:p w14:paraId="7BA8BAD7"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9 </w:t>
      </w:r>
    </w:p>
    <w:p w14:paraId="1C5AB036"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26, 11:02 a.m.  </w:t>
      </w:r>
    </w:p>
    <w:p w14:paraId="11FAD5D4" w14:textId="77777777" w:rsidR="00B56AEF" w:rsidRDefault="00B56AEF" w:rsidP="00B56AEF">
      <w:pPr>
        <w:spacing w:after="0" w:line="240" w:lineRule="auto"/>
        <w:rPr>
          <w:rFonts w:ascii="Times New Roman" w:hAnsi="Times New Roman" w:cs="Times New Roman"/>
        </w:rPr>
      </w:pPr>
    </w:p>
    <w:p w14:paraId="240A38F4" w14:textId="5E26CFB2" w:rsidR="00A57009" w:rsidRPr="00C43A8C"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Members of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legislative staff have been seen packing their boxes in his office at the state capital. One was seen shredding a series of documents.</w:t>
      </w:r>
    </w:p>
    <w:p w14:paraId="37379D9E" w14:textId="77777777" w:rsidR="00A57009" w:rsidRDefault="00A57009" w:rsidP="002821E4">
      <w:pPr>
        <w:spacing w:after="0" w:line="240" w:lineRule="auto"/>
        <w:rPr>
          <w:rFonts w:ascii="Times New Roman" w:hAnsi="Times New Roman" w:cs="Times New Roman"/>
        </w:rPr>
      </w:pPr>
    </w:p>
    <w:p w14:paraId="4EDBCAD4"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5EE9EAA6" w14:textId="77777777" w:rsidR="00B56AEF" w:rsidRPr="00C43A8C" w:rsidRDefault="00B56AEF" w:rsidP="002821E4">
      <w:pPr>
        <w:spacing w:after="0" w:line="240" w:lineRule="auto"/>
        <w:rPr>
          <w:rFonts w:ascii="Times New Roman" w:hAnsi="Times New Roman" w:cs="Times New Roman"/>
        </w:rPr>
      </w:pPr>
    </w:p>
    <w:p w14:paraId="0CB0B03C"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10 </w:t>
      </w:r>
    </w:p>
    <w:p w14:paraId="60FA6258"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26, 2:45 p.m.  </w:t>
      </w:r>
    </w:p>
    <w:p w14:paraId="7099EED5" w14:textId="77777777" w:rsidR="00B56AEF" w:rsidRDefault="00B56AEF" w:rsidP="00B56AEF">
      <w:pPr>
        <w:spacing w:after="0" w:line="240" w:lineRule="auto"/>
        <w:rPr>
          <w:rFonts w:ascii="Times New Roman" w:hAnsi="Times New Roman" w:cs="Times New Roman"/>
        </w:rPr>
      </w:pPr>
    </w:p>
    <w:p w14:paraId="6CA28C3D" w14:textId="009BB5CB" w:rsidR="00A57009"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Senator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just held a press conference on his front porch denying the rumor that he was resigning because he is under investigation for bribery. He said he was leaving office for personal reasons and provided a letter from prosecutors stating that he has not been charged with any crime and is not under investigation.</w:t>
      </w:r>
    </w:p>
    <w:p w14:paraId="5C6C4329" w14:textId="77777777" w:rsidR="00B56AEF" w:rsidRDefault="00B56AEF" w:rsidP="00B56AEF">
      <w:pPr>
        <w:spacing w:after="0" w:line="240" w:lineRule="auto"/>
        <w:rPr>
          <w:rFonts w:ascii="Times New Roman" w:hAnsi="Times New Roman" w:cs="Times New Roman"/>
        </w:rPr>
      </w:pPr>
    </w:p>
    <w:p w14:paraId="696615EB"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2075FC8B" w14:textId="77777777" w:rsidR="00B56AEF" w:rsidRDefault="00B56AEF" w:rsidP="00B56AEF">
      <w:pPr>
        <w:spacing w:after="0" w:line="240" w:lineRule="auto"/>
        <w:rPr>
          <w:rFonts w:ascii="Times New Roman" w:hAnsi="Times New Roman" w:cs="Times New Roman"/>
        </w:rPr>
      </w:pPr>
    </w:p>
    <w:p w14:paraId="0C63C5C5" w14:textId="77777777" w:rsidR="00B56AEF" w:rsidRDefault="00B56AEF" w:rsidP="00B56AEF">
      <w:pPr>
        <w:spacing w:after="0" w:line="240" w:lineRule="auto"/>
        <w:rPr>
          <w:rFonts w:ascii="Times New Roman" w:hAnsi="Times New Roman" w:cs="Times New Roman"/>
        </w:rPr>
      </w:pPr>
      <w:r w:rsidRPr="00C43A8C">
        <w:rPr>
          <w:rFonts w:ascii="Times New Roman" w:hAnsi="Times New Roman" w:cs="Times New Roman"/>
        </w:rPr>
        <w:t xml:space="preserve">Dispatch 11 </w:t>
      </w:r>
    </w:p>
    <w:p w14:paraId="1CC14CBD" w14:textId="77777777" w:rsidR="00B56AEF" w:rsidRDefault="00B56AEF" w:rsidP="00B56AEF">
      <w:pPr>
        <w:spacing w:after="0" w:line="240" w:lineRule="auto"/>
        <w:rPr>
          <w:rFonts w:ascii="Times New Roman" w:hAnsi="Times New Roman" w:cs="Times New Roman"/>
        </w:rPr>
      </w:pPr>
      <w:r w:rsidRPr="00C43A8C">
        <w:rPr>
          <w:rFonts w:ascii="Times New Roman" w:hAnsi="Times New Roman" w:cs="Times New Roman"/>
        </w:rPr>
        <w:lastRenderedPageBreak/>
        <w:t xml:space="preserve">Sept. 26, 4:12 p.m.  </w:t>
      </w:r>
    </w:p>
    <w:p w14:paraId="0E281A18" w14:textId="77777777" w:rsidR="00B56AEF" w:rsidRDefault="00B56AEF" w:rsidP="00B56AEF">
      <w:pPr>
        <w:spacing w:after="0" w:line="240" w:lineRule="auto"/>
        <w:rPr>
          <w:rFonts w:ascii="Times New Roman" w:hAnsi="Times New Roman" w:cs="Times New Roman"/>
        </w:rPr>
      </w:pPr>
    </w:p>
    <w:p w14:paraId="50089253" w14:textId="3EA9AB94" w:rsidR="00B56AEF" w:rsidRDefault="00B56AEF" w:rsidP="00B56AEF">
      <w:pPr>
        <w:spacing w:after="0" w:line="240" w:lineRule="auto"/>
        <w:rPr>
          <w:rFonts w:ascii="Times New Roman" w:hAnsi="Times New Roman" w:cs="Times New Roman"/>
        </w:rPr>
      </w:pPr>
      <w:r w:rsidRPr="00C43A8C">
        <w:rPr>
          <w:rFonts w:ascii="Times New Roman" w:hAnsi="Times New Roman" w:cs="Times New Roman"/>
        </w:rPr>
        <w:t xml:space="preserve">Reporters have been informed that Senator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has left the area with his family and will not provide further comment on his resignation.</w:t>
      </w:r>
    </w:p>
    <w:p w14:paraId="73E24FCB" w14:textId="77777777" w:rsidR="00B56AEF" w:rsidRDefault="00B56AEF" w:rsidP="00B56AEF">
      <w:pPr>
        <w:spacing w:after="0" w:line="240" w:lineRule="auto"/>
        <w:rPr>
          <w:rFonts w:ascii="Times New Roman" w:hAnsi="Times New Roman" w:cs="Times New Roman"/>
        </w:rPr>
      </w:pPr>
    </w:p>
    <w:p w14:paraId="405962EC" w14:textId="4034C835" w:rsidR="00B56AEF" w:rsidRPr="00C43A8C" w:rsidRDefault="00B56AEF" w:rsidP="00B56AEF">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end</w:t>
      </w:r>
      <w:proofErr w:type="gramEnd"/>
      <w:r>
        <w:rPr>
          <w:rFonts w:ascii="Times New Roman" w:hAnsi="Times New Roman" w:cs="Times New Roman"/>
        </w:rPr>
        <w:t xml:space="preserve"> block 3]</w:t>
      </w:r>
    </w:p>
    <w:p w14:paraId="32EAFC51" w14:textId="77777777" w:rsidR="00A57009" w:rsidRPr="00C43A8C" w:rsidRDefault="00A57009" w:rsidP="002821E4">
      <w:pPr>
        <w:spacing w:after="0" w:line="240" w:lineRule="auto"/>
        <w:rPr>
          <w:rFonts w:ascii="Times New Roman" w:hAnsi="Times New Roman" w:cs="Times New Roman"/>
        </w:rPr>
      </w:pPr>
    </w:p>
    <w:p w14:paraId="531C6396"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032542CB" w14:textId="77777777" w:rsidR="00B56AEF" w:rsidRDefault="00B56AEF" w:rsidP="002821E4">
      <w:pPr>
        <w:spacing w:after="0" w:line="240" w:lineRule="auto"/>
        <w:rPr>
          <w:rFonts w:ascii="Times New Roman" w:hAnsi="Times New Roman" w:cs="Times New Roman"/>
        </w:rPr>
      </w:pPr>
    </w:p>
    <w:p w14:paraId="2C97B1B2" w14:textId="77777777" w:rsidR="00B56AEF" w:rsidRDefault="00B56AEF" w:rsidP="00B56AEF">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begin</w:t>
      </w:r>
      <w:proofErr w:type="gramEnd"/>
      <w:r>
        <w:rPr>
          <w:rFonts w:ascii="Times New Roman" w:hAnsi="Times New Roman" w:cs="Times New Roman"/>
        </w:rPr>
        <w:t xml:space="preserve"> block 4]</w:t>
      </w:r>
    </w:p>
    <w:p w14:paraId="6360CD7A" w14:textId="77777777" w:rsidR="00B56AEF" w:rsidRDefault="00B56AEF" w:rsidP="00B56AEF">
      <w:pPr>
        <w:spacing w:after="0" w:line="240" w:lineRule="auto"/>
        <w:rPr>
          <w:rFonts w:ascii="Times New Roman" w:hAnsi="Times New Roman" w:cs="Times New Roman"/>
        </w:rPr>
      </w:pPr>
    </w:p>
    <w:p w14:paraId="13B7AF2B"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1 </w:t>
      </w:r>
    </w:p>
    <w:p w14:paraId="729215DF"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25, 8:58 p.m.  </w:t>
      </w:r>
    </w:p>
    <w:p w14:paraId="540819C4" w14:textId="77777777" w:rsidR="00B56AEF" w:rsidRDefault="00B56AEF" w:rsidP="00B56AEF">
      <w:pPr>
        <w:spacing w:after="0" w:line="240" w:lineRule="auto"/>
        <w:rPr>
          <w:rFonts w:ascii="Times New Roman" w:hAnsi="Times New Roman" w:cs="Times New Roman"/>
        </w:rPr>
      </w:pPr>
    </w:p>
    <w:p w14:paraId="459A2E57" w14:textId="695DF18A" w:rsidR="00A57009"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BREAKING NEWS: State Senator Don </w:t>
      </w:r>
      <w:proofErr w:type="spellStart"/>
      <w:r w:rsidRPr="00C43A8C">
        <w:rPr>
          <w:rFonts w:ascii="Times New Roman" w:hAnsi="Times New Roman" w:cs="Times New Roman"/>
        </w:rPr>
        <w:t>Swensen</w:t>
      </w:r>
      <w:proofErr w:type="spellEnd"/>
      <w:r w:rsidRPr="00C43A8C">
        <w:rPr>
          <w:rFonts w:ascii="Times New Roman" w:hAnsi="Times New Roman" w:cs="Times New Roman"/>
        </w:rPr>
        <w:t>, who represents part of the city of Juneau, has issued a brief press release stating that he has resigned from office.</w:t>
      </w:r>
    </w:p>
    <w:p w14:paraId="55D15DDA" w14:textId="77777777" w:rsidR="00B56AEF" w:rsidRDefault="00B56AEF" w:rsidP="00B56AEF">
      <w:pPr>
        <w:spacing w:after="0" w:line="240" w:lineRule="auto"/>
        <w:rPr>
          <w:rFonts w:ascii="Times New Roman" w:hAnsi="Times New Roman" w:cs="Times New Roman"/>
        </w:rPr>
      </w:pPr>
    </w:p>
    <w:p w14:paraId="13073972"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5C0A5261" w14:textId="77777777" w:rsidR="00B56AEF" w:rsidRPr="00C43A8C" w:rsidRDefault="00B56AEF" w:rsidP="00B56AEF">
      <w:pPr>
        <w:spacing w:after="0" w:line="240" w:lineRule="auto"/>
        <w:rPr>
          <w:rFonts w:ascii="Times New Roman" w:hAnsi="Times New Roman" w:cs="Times New Roman"/>
        </w:rPr>
      </w:pPr>
    </w:p>
    <w:p w14:paraId="3F8A805C"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2 </w:t>
      </w:r>
    </w:p>
    <w:p w14:paraId="5E7DF7E9" w14:textId="3F6B1AA5"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25, 9:45 p.m.   </w:t>
      </w:r>
    </w:p>
    <w:p w14:paraId="0BEA88B0" w14:textId="77777777" w:rsidR="00B56AEF" w:rsidRDefault="00B56AEF" w:rsidP="00B56AEF">
      <w:pPr>
        <w:spacing w:after="0" w:line="240" w:lineRule="auto"/>
        <w:rPr>
          <w:rFonts w:ascii="Times New Roman" w:hAnsi="Times New Roman" w:cs="Times New Roman"/>
        </w:rPr>
      </w:pPr>
    </w:p>
    <w:p w14:paraId="619DBE20" w14:textId="219C8016" w:rsidR="00A57009" w:rsidRPr="00C43A8C" w:rsidRDefault="00643C4C" w:rsidP="00B56AEF">
      <w:pPr>
        <w:spacing w:after="0" w:line="240" w:lineRule="auto"/>
        <w:rPr>
          <w:rFonts w:ascii="Times New Roman" w:hAnsi="Times New Roman" w:cs="Times New Roman"/>
        </w:rPr>
      </w:pP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is refusing further comment. Reporters are contacting Republican and Democratic leaders to see if they know why he resigned.</w:t>
      </w:r>
    </w:p>
    <w:p w14:paraId="7B93A9AA" w14:textId="77777777" w:rsidR="00A57009" w:rsidRDefault="00A57009" w:rsidP="002821E4">
      <w:pPr>
        <w:spacing w:after="0" w:line="240" w:lineRule="auto"/>
        <w:rPr>
          <w:rFonts w:ascii="Times New Roman" w:hAnsi="Times New Roman" w:cs="Times New Roman"/>
        </w:rPr>
      </w:pPr>
    </w:p>
    <w:p w14:paraId="7FC23C96"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4E57220D" w14:textId="77777777" w:rsidR="00B56AEF" w:rsidRPr="00C43A8C" w:rsidRDefault="00B56AEF" w:rsidP="002821E4">
      <w:pPr>
        <w:spacing w:after="0" w:line="240" w:lineRule="auto"/>
        <w:rPr>
          <w:rFonts w:ascii="Times New Roman" w:hAnsi="Times New Roman" w:cs="Times New Roman"/>
        </w:rPr>
      </w:pPr>
    </w:p>
    <w:p w14:paraId="421110BF"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3 </w:t>
      </w:r>
    </w:p>
    <w:p w14:paraId="07C279B9"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25, 11:22 p.m.   </w:t>
      </w:r>
    </w:p>
    <w:p w14:paraId="6A6E6D8C" w14:textId="77777777" w:rsidR="00B56AEF" w:rsidRDefault="00B56AEF" w:rsidP="00B56AEF">
      <w:pPr>
        <w:spacing w:after="0" w:line="240" w:lineRule="auto"/>
        <w:rPr>
          <w:rFonts w:ascii="Times New Roman" w:hAnsi="Times New Roman" w:cs="Times New Roman"/>
        </w:rPr>
      </w:pPr>
    </w:p>
    <w:p w14:paraId="4C8C1B15" w14:textId="4AC45E9C" w:rsidR="00A57009" w:rsidRPr="00C43A8C"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Spokespeople for both parties have said they have not been told why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is leaving office, but rumors are circulating that his resignation is linked to yesterday's indictment of Robert Landry, a local developer, for embezzlement and tax fraud. Landry is one of the largest campaign donors to </w:t>
      </w:r>
      <w:proofErr w:type="spellStart"/>
      <w:r w:rsidRPr="00C43A8C">
        <w:rPr>
          <w:rFonts w:ascii="Times New Roman" w:hAnsi="Times New Roman" w:cs="Times New Roman"/>
        </w:rPr>
        <w:t>Swensen</w:t>
      </w:r>
      <w:proofErr w:type="spellEnd"/>
      <w:r w:rsidRPr="00C43A8C">
        <w:rPr>
          <w:rFonts w:ascii="Times New Roman" w:hAnsi="Times New Roman" w:cs="Times New Roman"/>
        </w:rPr>
        <w:t>, who is legendary for his prodigious fundraising.</w:t>
      </w:r>
    </w:p>
    <w:p w14:paraId="35F7C7E0" w14:textId="77777777" w:rsidR="00A57009" w:rsidRPr="00C43A8C" w:rsidRDefault="00A57009" w:rsidP="002821E4">
      <w:pPr>
        <w:spacing w:after="0" w:line="240" w:lineRule="auto"/>
        <w:rPr>
          <w:rFonts w:ascii="Times New Roman" w:hAnsi="Times New Roman" w:cs="Times New Roman"/>
        </w:rPr>
      </w:pPr>
    </w:p>
    <w:p w14:paraId="296D7CC3"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05F6FC02" w14:textId="77777777" w:rsidR="00B56AEF" w:rsidRDefault="00B56AEF" w:rsidP="00B56AEF">
      <w:pPr>
        <w:spacing w:after="0" w:line="240" w:lineRule="auto"/>
        <w:rPr>
          <w:rFonts w:ascii="Times New Roman" w:hAnsi="Times New Roman" w:cs="Times New Roman"/>
        </w:rPr>
      </w:pPr>
    </w:p>
    <w:p w14:paraId="6F2E7FE9"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4 </w:t>
      </w:r>
    </w:p>
    <w:p w14:paraId="78932FC8"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25, 11:43 p.m.   </w:t>
      </w:r>
    </w:p>
    <w:p w14:paraId="3DC08C91" w14:textId="77777777" w:rsidR="00B56AEF" w:rsidRDefault="00B56AEF" w:rsidP="00B56AEF">
      <w:pPr>
        <w:spacing w:after="0" w:line="240" w:lineRule="auto"/>
        <w:rPr>
          <w:rFonts w:ascii="Times New Roman" w:hAnsi="Times New Roman" w:cs="Times New Roman"/>
        </w:rPr>
      </w:pPr>
    </w:p>
    <w:p w14:paraId="2427DAB7" w14:textId="419CF71B" w:rsidR="00A57009" w:rsidRPr="00C43A8C"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Speculation continues to grow among state legislative insiders about why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left office so abruptly. Until today, the state senator was widely seen as a future candidate for governor.</w:t>
      </w:r>
    </w:p>
    <w:p w14:paraId="27FE722D" w14:textId="77777777" w:rsidR="00A57009" w:rsidRPr="00C43A8C" w:rsidRDefault="00A57009" w:rsidP="002821E4">
      <w:pPr>
        <w:spacing w:after="0" w:line="240" w:lineRule="auto"/>
        <w:rPr>
          <w:rFonts w:ascii="Times New Roman" w:hAnsi="Times New Roman" w:cs="Times New Roman"/>
        </w:rPr>
      </w:pPr>
    </w:p>
    <w:p w14:paraId="45601880"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lastRenderedPageBreak/>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1298C955" w14:textId="77777777" w:rsidR="00B56AEF" w:rsidRDefault="00B56AEF" w:rsidP="002821E4">
      <w:pPr>
        <w:keepNext/>
        <w:spacing w:after="0" w:line="240" w:lineRule="auto"/>
        <w:rPr>
          <w:rFonts w:ascii="Times New Roman" w:hAnsi="Times New Roman" w:cs="Times New Roman"/>
        </w:rPr>
      </w:pPr>
    </w:p>
    <w:p w14:paraId="0A708BC3" w14:textId="77777777" w:rsidR="00B56AEF"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Dispatch 5 </w:t>
      </w:r>
    </w:p>
    <w:p w14:paraId="30E78DA2" w14:textId="77777777" w:rsidR="00B56AEF"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Sept. 26, 1:06 a.m.      </w:t>
      </w:r>
    </w:p>
    <w:p w14:paraId="04174653" w14:textId="77777777" w:rsidR="00B56AEF" w:rsidRDefault="00B56AEF" w:rsidP="002821E4">
      <w:pPr>
        <w:keepNext/>
        <w:spacing w:after="0" w:line="240" w:lineRule="auto"/>
        <w:rPr>
          <w:rFonts w:ascii="Times New Roman" w:hAnsi="Times New Roman" w:cs="Times New Roman"/>
        </w:rPr>
      </w:pPr>
    </w:p>
    <w:p w14:paraId="552FDAE1" w14:textId="40967C42" w:rsidR="00B56AEF"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With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leaving office, a special election will be held to fill his seat in less than four weeks. Reports indicate that several potential candidates are already exploring a run.       </w:t>
      </w:r>
      <w:r w:rsidR="00B56AEF">
        <w:rPr>
          <w:rFonts w:ascii="Times New Roman" w:hAnsi="Times New Roman" w:cs="Times New Roman"/>
        </w:rPr>
        <w:br/>
      </w:r>
    </w:p>
    <w:p w14:paraId="27ECC035"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6149F493" w14:textId="7BCBF23A" w:rsidR="00A57009" w:rsidRPr="00C43A8C" w:rsidRDefault="00643C4C" w:rsidP="00B56AEF">
      <w:pPr>
        <w:keepNext/>
        <w:spacing w:after="0" w:line="240" w:lineRule="auto"/>
        <w:rPr>
          <w:rFonts w:ascii="Times New Roman" w:hAnsi="Times New Roman" w:cs="Times New Roman"/>
        </w:rPr>
      </w:pPr>
      <w:r w:rsidRPr="00C43A8C">
        <w:rPr>
          <w:rFonts w:ascii="Times New Roman" w:hAnsi="Times New Roman" w:cs="Times New Roman"/>
        </w:rPr>
        <w:t> </w:t>
      </w:r>
    </w:p>
    <w:p w14:paraId="5A189AD2"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6 </w:t>
      </w:r>
    </w:p>
    <w:p w14:paraId="5F5F895C" w14:textId="77777777" w:rsidR="00B56AEF"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26, 1:24 a.m.   </w:t>
      </w:r>
    </w:p>
    <w:p w14:paraId="0C2B80D7" w14:textId="77777777" w:rsidR="00B56AEF" w:rsidRDefault="00B56AEF" w:rsidP="00B56AEF">
      <w:pPr>
        <w:spacing w:after="0" w:line="240" w:lineRule="auto"/>
        <w:rPr>
          <w:rFonts w:ascii="Times New Roman" w:hAnsi="Times New Roman" w:cs="Times New Roman"/>
        </w:rPr>
      </w:pPr>
    </w:p>
    <w:p w14:paraId="2D482298" w14:textId="6F257CA4" w:rsidR="00A57009"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Unconfirmed reports are circulating online that Landry is cooperating with prosecutors and may have implicated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in a bribery scandal. Reporters are now investigating.</w:t>
      </w:r>
    </w:p>
    <w:p w14:paraId="7BFA62E3" w14:textId="77777777" w:rsidR="00B56AEF" w:rsidRDefault="00B56AEF" w:rsidP="00B56AEF">
      <w:pPr>
        <w:spacing w:after="0" w:line="240" w:lineRule="auto"/>
        <w:rPr>
          <w:rFonts w:ascii="Times New Roman" w:hAnsi="Times New Roman" w:cs="Times New Roman"/>
        </w:rPr>
      </w:pPr>
    </w:p>
    <w:p w14:paraId="44230AB2" w14:textId="77777777" w:rsidR="00B56AEF" w:rsidRDefault="00B56AEF" w:rsidP="00B56AEF">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4FB093CD" w14:textId="77777777" w:rsidR="00B56AEF" w:rsidRDefault="00B56AEF" w:rsidP="00B56AEF">
      <w:pPr>
        <w:spacing w:after="0" w:line="240" w:lineRule="auto"/>
        <w:rPr>
          <w:rFonts w:ascii="Times New Roman" w:hAnsi="Times New Roman" w:cs="Times New Roman"/>
        </w:rPr>
      </w:pPr>
    </w:p>
    <w:p w14:paraId="7E1C2281" w14:textId="77777777" w:rsidR="00643C4C"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Dispatch 7 </w:t>
      </w:r>
    </w:p>
    <w:p w14:paraId="691E769C" w14:textId="77777777" w:rsidR="00643C4C"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Sept. 26, 9:05 a.m.  </w:t>
      </w:r>
    </w:p>
    <w:p w14:paraId="6D158FE6" w14:textId="77777777" w:rsidR="00643C4C" w:rsidRDefault="00643C4C" w:rsidP="00B56AEF">
      <w:pPr>
        <w:spacing w:after="0" w:line="240" w:lineRule="auto"/>
        <w:rPr>
          <w:rFonts w:ascii="Times New Roman" w:hAnsi="Times New Roman" w:cs="Times New Roman"/>
        </w:rPr>
      </w:pPr>
    </w:p>
    <w:p w14:paraId="3F5A0493" w14:textId="50B93AE7" w:rsidR="00A57009" w:rsidRDefault="00643C4C" w:rsidP="00B56AEF">
      <w:pPr>
        <w:spacing w:after="0" w:line="240" w:lineRule="auto"/>
        <w:rPr>
          <w:rFonts w:ascii="Times New Roman" w:hAnsi="Times New Roman" w:cs="Times New Roman"/>
        </w:rPr>
      </w:pPr>
      <w:r w:rsidRPr="00C43A8C">
        <w:rPr>
          <w:rFonts w:ascii="Times New Roman" w:hAnsi="Times New Roman" w:cs="Times New Roman"/>
        </w:rPr>
        <w:t xml:space="preserve">Senator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seat is empty as the prestigious Finance Committee is called to order. A fierce battle to succeed him is likely to ensue.</w:t>
      </w:r>
    </w:p>
    <w:p w14:paraId="6F3E5E8B" w14:textId="77777777" w:rsidR="00643C4C" w:rsidRDefault="00643C4C" w:rsidP="00B56AEF">
      <w:pPr>
        <w:spacing w:after="0" w:line="240" w:lineRule="auto"/>
        <w:rPr>
          <w:rFonts w:ascii="Times New Roman" w:hAnsi="Times New Roman" w:cs="Times New Roman"/>
        </w:rPr>
      </w:pPr>
    </w:p>
    <w:p w14:paraId="7C902D16" w14:textId="77777777" w:rsidR="00643C4C" w:rsidRDefault="00643C4C" w:rsidP="00643C4C">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46BDDB3A" w14:textId="77777777" w:rsidR="00643C4C" w:rsidRDefault="00643C4C" w:rsidP="00B56AEF">
      <w:pPr>
        <w:spacing w:after="0" w:line="240" w:lineRule="auto"/>
        <w:rPr>
          <w:rFonts w:ascii="Times New Roman" w:hAnsi="Times New Roman" w:cs="Times New Roman"/>
        </w:rPr>
      </w:pPr>
    </w:p>
    <w:p w14:paraId="5E011089" w14:textId="77777777" w:rsidR="005A6C9B"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Dispatch 8 </w:t>
      </w:r>
    </w:p>
    <w:p w14:paraId="752CFE5D" w14:textId="77777777" w:rsidR="005A6C9B"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Sept. 26, 9:54 a.m.  </w:t>
      </w:r>
    </w:p>
    <w:p w14:paraId="2AFBF75B" w14:textId="77777777" w:rsidR="005A6C9B" w:rsidRDefault="005A6C9B" w:rsidP="005A6C9B">
      <w:pPr>
        <w:spacing w:after="0" w:line="240" w:lineRule="auto"/>
        <w:rPr>
          <w:rFonts w:ascii="Times New Roman" w:hAnsi="Times New Roman" w:cs="Times New Roman"/>
        </w:rPr>
      </w:pPr>
    </w:p>
    <w:p w14:paraId="58B6A143" w14:textId="5A27267A" w:rsidR="00A57009" w:rsidRPr="00C43A8C"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Reporters are waiting outside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home and state capitol office but have not been able to speak to him. </w:t>
      </w:r>
    </w:p>
    <w:p w14:paraId="71555BB5" w14:textId="77777777" w:rsidR="00A57009" w:rsidRPr="00C43A8C" w:rsidRDefault="00A57009" w:rsidP="002821E4">
      <w:pPr>
        <w:spacing w:after="0" w:line="240" w:lineRule="auto"/>
        <w:rPr>
          <w:rFonts w:ascii="Times New Roman" w:hAnsi="Times New Roman" w:cs="Times New Roman"/>
        </w:rPr>
      </w:pPr>
    </w:p>
    <w:p w14:paraId="6BF11791" w14:textId="77777777" w:rsidR="005A6C9B" w:rsidRDefault="005A6C9B" w:rsidP="005A6C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1F4D1A27" w14:textId="77777777" w:rsidR="005A6C9B" w:rsidRDefault="005A6C9B" w:rsidP="002821E4">
      <w:pPr>
        <w:spacing w:after="0" w:line="240" w:lineRule="auto"/>
        <w:rPr>
          <w:rFonts w:ascii="Times New Roman" w:hAnsi="Times New Roman" w:cs="Times New Roman"/>
        </w:rPr>
      </w:pPr>
    </w:p>
    <w:p w14:paraId="2AA3DB14" w14:textId="77777777" w:rsidR="005A6C9B"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Dispatch 9 </w:t>
      </w:r>
    </w:p>
    <w:p w14:paraId="213972AD" w14:textId="77777777" w:rsidR="005A6C9B"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Sept. 26, 11:02 a.m.  </w:t>
      </w:r>
    </w:p>
    <w:p w14:paraId="40D56772" w14:textId="77777777" w:rsidR="005A6C9B" w:rsidRDefault="005A6C9B" w:rsidP="005A6C9B">
      <w:pPr>
        <w:spacing w:after="0" w:line="240" w:lineRule="auto"/>
        <w:rPr>
          <w:rFonts w:ascii="Times New Roman" w:hAnsi="Times New Roman" w:cs="Times New Roman"/>
        </w:rPr>
      </w:pPr>
    </w:p>
    <w:p w14:paraId="4FDA9E0C" w14:textId="33F1083A" w:rsidR="00A57009" w:rsidRPr="00C43A8C"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Members of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legislative staff have been seen packing their boxes in his office at the state capital. One was seen shredding a series of documents.</w:t>
      </w:r>
    </w:p>
    <w:p w14:paraId="10EE12A5" w14:textId="77777777" w:rsidR="00A57009" w:rsidRPr="00C43A8C" w:rsidRDefault="00A57009" w:rsidP="002821E4">
      <w:pPr>
        <w:spacing w:after="0" w:line="240" w:lineRule="auto"/>
        <w:rPr>
          <w:rFonts w:ascii="Times New Roman" w:hAnsi="Times New Roman" w:cs="Times New Roman"/>
        </w:rPr>
      </w:pPr>
    </w:p>
    <w:p w14:paraId="058D9322" w14:textId="77777777" w:rsidR="005A6C9B" w:rsidRDefault="005A6C9B" w:rsidP="005A6C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184E0714" w14:textId="55EE5A1A" w:rsidR="00A57009" w:rsidRDefault="00A57009" w:rsidP="002821E4">
      <w:pPr>
        <w:spacing w:after="0" w:line="240" w:lineRule="auto"/>
        <w:rPr>
          <w:rFonts w:ascii="Times New Roman" w:hAnsi="Times New Roman" w:cs="Times New Roman"/>
        </w:rPr>
      </w:pPr>
    </w:p>
    <w:p w14:paraId="219A7607" w14:textId="77777777" w:rsidR="005A6C9B"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Dispatch 10  </w:t>
      </w:r>
    </w:p>
    <w:p w14:paraId="730A2848" w14:textId="77777777" w:rsidR="005A6C9B"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Sept. 26, 2:45 p.m.    </w:t>
      </w:r>
    </w:p>
    <w:p w14:paraId="23F793DC" w14:textId="77777777" w:rsidR="005A6C9B" w:rsidRDefault="005A6C9B" w:rsidP="002821E4">
      <w:pPr>
        <w:keepNext/>
        <w:spacing w:after="0" w:line="240" w:lineRule="auto"/>
        <w:rPr>
          <w:rFonts w:ascii="Times New Roman" w:hAnsi="Times New Roman" w:cs="Times New Roman"/>
        </w:rPr>
      </w:pPr>
    </w:p>
    <w:p w14:paraId="04725A85" w14:textId="537B428C"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Senator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just held a press conference on his front porch denying the rumor that he was resigning because he is under investigation for bribery. He said he was leaving office for personal reasons and provided a letter from prosecutors stating that he has not been charged with any crime and is not under investigation. While the resignation seemed sudden,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said that it has been in the works for </w:t>
      </w:r>
      <w:r w:rsidR="005A6C9B">
        <w:rPr>
          <w:rFonts w:ascii="Times New Roman" w:hAnsi="Times New Roman" w:cs="Times New Roman"/>
        </w:rPr>
        <w:t>some time</w:t>
      </w:r>
      <w:r w:rsidRPr="00C43A8C">
        <w:rPr>
          <w:rFonts w:ascii="Times New Roman" w:hAnsi="Times New Roman" w:cs="Times New Roman"/>
        </w:rPr>
        <w:t xml:space="preserve">. He </w:t>
      </w:r>
      <w:r w:rsidR="005A6C9B">
        <w:rPr>
          <w:rFonts w:ascii="Times New Roman" w:hAnsi="Times New Roman" w:cs="Times New Roman"/>
        </w:rPr>
        <w:t>was</w:t>
      </w:r>
      <w:r w:rsidRPr="00C43A8C">
        <w:rPr>
          <w:rFonts w:ascii="Times New Roman" w:hAnsi="Times New Roman" w:cs="Times New Roman"/>
        </w:rPr>
        <w:t xml:space="preserve"> hired as </w:t>
      </w:r>
      <w:r w:rsidR="005A6C9B">
        <w:rPr>
          <w:rFonts w:ascii="Times New Roman" w:hAnsi="Times New Roman" w:cs="Times New Roman"/>
        </w:rPr>
        <w:t xml:space="preserve">the </w:t>
      </w:r>
      <w:r w:rsidRPr="00C43A8C">
        <w:rPr>
          <w:rFonts w:ascii="Times New Roman" w:hAnsi="Times New Roman" w:cs="Times New Roman"/>
        </w:rPr>
        <w:t xml:space="preserve">incoming president of </w:t>
      </w:r>
      <w:r w:rsidR="005A6C9B">
        <w:rPr>
          <w:rFonts w:ascii="Times New Roman" w:hAnsi="Times New Roman" w:cs="Times New Roman"/>
        </w:rPr>
        <w:t xml:space="preserve">the </w:t>
      </w:r>
      <w:r w:rsidRPr="00C43A8C">
        <w:rPr>
          <w:rFonts w:ascii="Times New Roman" w:hAnsi="Times New Roman" w:cs="Times New Roman"/>
        </w:rPr>
        <w:t xml:space="preserve">University of </w:t>
      </w:r>
      <w:r w:rsidRPr="00C43A8C">
        <w:rPr>
          <w:rFonts w:ascii="Times New Roman" w:hAnsi="Times New Roman" w:cs="Times New Roman"/>
        </w:rPr>
        <w:lastRenderedPageBreak/>
        <w:t>Alaska Southeast</w:t>
      </w:r>
      <w:r w:rsidR="005A6C9B">
        <w:rPr>
          <w:rFonts w:ascii="Times New Roman" w:hAnsi="Times New Roman" w:cs="Times New Roman"/>
        </w:rPr>
        <w:t xml:space="preserve"> several weeks ago</w:t>
      </w:r>
      <w:r w:rsidRPr="00C43A8C">
        <w:rPr>
          <w:rFonts w:ascii="Times New Roman" w:hAnsi="Times New Roman" w:cs="Times New Roman"/>
        </w:rPr>
        <w:t>, he said, but could not disclose that information until this afternoon when the current president announced that he was stepping down.</w:t>
      </w:r>
    </w:p>
    <w:p w14:paraId="32074209" w14:textId="77777777" w:rsidR="00A57009" w:rsidRDefault="00A57009" w:rsidP="002821E4">
      <w:pPr>
        <w:spacing w:after="0" w:line="240" w:lineRule="auto"/>
        <w:rPr>
          <w:rFonts w:ascii="Times New Roman" w:hAnsi="Times New Roman" w:cs="Times New Roman"/>
        </w:rPr>
      </w:pPr>
    </w:p>
    <w:p w14:paraId="7598F338" w14:textId="77777777" w:rsidR="005A6C9B" w:rsidRDefault="005A6C9B" w:rsidP="005A6C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2F0889BD" w14:textId="77777777" w:rsidR="005A6C9B" w:rsidRPr="00C43A8C" w:rsidRDefault="005A6C9B" w:rsidP="002821E4">
      <w:pPr>
        <w:spacing w:after="0" w:line="240" w:lineRule="auto"/>
        <w:rPr>
          <w:rFonts w:ascii="Times New Roman" w:hAnsi="Times New Roman" w:cs="Times New Roman"/>
        </w:rPr>
      </w:pPr>
    </w:p>
    <w:p w14:paraId="07B7AA33" w14:textId="77777777" w:rsidR="005A6C9B"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Dispatch 11 </w:t>
      </w:r>
    </w:p>
    <w:p w14:paraId="773407A2" w14:textId="77777777" w:rsidR="005A6C9B"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Sept. 26, 4:12 p.m.  </w:t>
      </w:r>
    </w:p>
    <w:p w14:paraId="36C9DBA2" w14:textId="77777777" w:rsidR="005A6C9B" w:rsidRDefault="005A6C9B" w:rsidP="005A6C9B">
      <w:pPr>
        <w:spacing w:after="0" w:line="240" w:lineRule="auto"/>
        <w:rPr>
          <w:rFonts w:ascii="Times New Roman" w:hAnsi="Times New Roman" w:cs="Times New Roman"/>
        </w:rPr>
      </w:pPr>
    </w:p>
    <w:p w14:paraId="6AB72E2C" w14:textId="2215BB94" w:rsidR="00A57009" w:rsidRPr="00C43A8C" w:rsidRDefault="00643C4C" w:rsidP="005A6C9B">
      <w:pPr>
        <w:spacing w:after="0" w:line="240" w:lineRule="auto"/>
        <w:rPr>
          <w:rFonts w:ascii="Times New Roman" w:hAnsi="Times New Roman" w:cs="Times New Roman"/>
        </w:rPr>
      </w:pPr>
      <w:r w:rsidRPr="00C43A8C">
        <w:rPr>
          <w:rFonts w:ascii="Times New Roman" w:hAnsi="Times New Roman" w:cs="Times New Roman"/>
        </w:rPr>
        <w:t xml:space="preserve">Reporters have been informed that Senator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has left the area with his family and will not provide further comment on his resignation.</w:t>
      </w:r>
    </w:p>
    <w:p w14:paraId="10733683" w14:textId="77777777" w:rsidR="00A57009" w:rsidRDefault="00A57009" w:rsidP="002821E4">
      <w:pPr>
        <w:spacing w:after="0" w:line="240" w:lineRule="auto"/>
        <w:rPr>
          <w:rFonts w:ascii="Times New Roman" w:hAnsi="Times New Roman" w:cs="Times New Roman"/>
        </w:rPr>
      </w:pPr>
    </w:p>
    <w:p w14:paraId="5224EE9C" w14:textId="6DE2B381" w:rsidR="005A6C9B" w:rsidRDefault="005A6C9B" w:rsidP="002821E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end</w:t>
      </w:r>
      <w:proofErr w:type="gramEnd"/>
      <w:r>
        <w:rPr>
          <w:rFonts w:ascii="Times New Roman" w:hAnsi="Times New Roman" w:cs="Times New Roman"/>
        </w:rPr>
        <w:t xml:space="preserve"> block 4]</w:t>
      </w:r>
    </w:p>
    <w:p w14:paraId="537C3DBC" w14:textId="77777777" w:rsidR="005A6C9B" w:rsidRDefault="005A6C9B" w:rsidP="005A6C9B">
      <w:pPr>
        <w:pStyle w:val="ListParagraph"/>
        <w:keepNext/>
        <w:spacing w:after="0" w:line="240" w:lineRule="auto"/>
        <w:ind w:left="0"/>
        <w:rPr>
          <w:rFonts w:ascii="Times New Roman" w:hAnsi="Times New Roman" w:cs="Times New Roman"/>
        </w:rPr>
      </w:pPr>
    </w:p>
    <w:p w14:paraId="785E3BB1" w14:textId="77777777" w:rsidR="005A6C9B" w:rsidRDefault="005A6C9B" w:rsidP="005A6C9B">
      <w:pPr>
        <w:pStyle w:val="ListParagraph"/>
        <w:keepNext/>
        <w:spacing w:after="0" w:line="240" w:lineRule="auto"/>
        <w:ind w:left="0"/>
        <w:rPr>
          <w:rFonts w:ascii="Times New Roman" w:hAnsi="Times New Roman" w:cs="Times New Roman"/>
        </w:rPr>
      </w:pPr>
      <w:r w:rsidRPr="002821E4">
        <w:rPr>
          <w:rFonts w:ascii="Times New Roman" w:hAnsi="Times New Roman" w:cs="Times New Roman"/>
        </w:rPr>
        <w:t>---</w:t>
      </w:r>
      <w:proofErr w:type="gramStart"/>
      <w:r w:rsidRPr="002821E4">
        <w:rPr>
          <w:rFonts w:ascii="Times New Roman" w:hAnsi="Times New Roman" w:cs="Times New Roman"/>
        </w:rPr>
        <w:t>page</w:t>
      </w:r>
      <w:proofErr w:type="gramEnd"/>
      <w:r w:rsidRPr="002821E4">
        <w:rPr>
          <w:rFonts w:ascii="Times New Roman" w:hAnsi="Times New Roman" w:cs="Times New Roman"/>
        </w:rPr>
        <w:t xml:space="preserve"> break---</w:t>
      </w:r>
    </w:p>
    <w:p w14:paraId="247C66B0" w14:textId="77777777" w:rsidR="005A6C9B" w:rsidRDefault="005A6C9B" w:rsidP="005A6C9B">
      <w:pPr>
        <w:pStyle w:val="ListParagraph"/>
        <w:keepNext/>
        <w:spacing w:after="0" w:line="240" w:lineRule="auto"/>
        <w:ind w:left="0"/>
        <w:rPr>
          <w:rFonts w:ascii="Times New Roman" w:hAnsi="Times New Roman" w:cs="Times New Roman"/>
        </w:rPr>
      </w:pPr>
    </w:p>
    <w:p w14:paraId="6717B2EF" w14:textId="2D0D5E17" w:rsidR="005A6C9B" w:rsidRDefault="005A6C9B" w:rsidP="002821E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end</w:t>
      </w:r>
      <w:proofErr w:type="gramEnd"/>
      <w:r>
        <w:rPr>
          <w:rFonts w:ascii="Times New Roman" w:hAnsi="Times New Roman" w:cs="Times New Roman"/>
        </w:rPr>
        <w:t xml:space="preserve"> blocks  - all respondents now]</w:t>
      </w:r>
    </w:p>
    <w:p w14:paraId="13385BB6" w14:textId="77777777" w:rsidR="005A6C9B" w:rsidRPr="00C43A8C" w:rsidRDefault="005A6C9B" w:rsidP="002821E4">
      <w:pPr>
        <w:spacing w:after="0" w:line="240" w:lineRule="auto"/>
        <w:rPr>
          <w:rFonts w:ascii="Times New Roman" w:hAnsi="Times New Roman" w:cs="Times New Roman"/>
        </w:rPr>
      </w:pPr>
    </w:p>
    <w:p w14:paraId="2EFF01FA" w14:textId="74DF6681"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We would now like you to carefully perform two brief word recognition tasks. First, please do your very best to unscramble the following words:</w:t>
      </w:r>
    </w:p>
    <w:p w14:paraId="07FBAB1E" w14:textId="77777777" w:rsidR="00A57009" w:rsidRPr="00C43A8C" w:rsidRDefault="00A57009" w:rsidP="002821E4">
      <w:pPr>
        <w:spacing w:after="0" w:line="240" w:lineRule="auto"/>
        <w:rPr>
          <w:rFonts w:ascii="Times New Roman" w:hAnsi="Times New Roman" w:cs="Times New Roman"/>
        </w:rPr>
      </w:pPr>
    </w:p>
    <w:p w14:paraId="5CE04276" w14:textId="312B8124"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1. </w:t>
      </w:r>
      <w:proofErr w:type="spellStart"/>
      <w:proofErr w:type="gramStart"/>
      <w:r w:rsidRPr="00C43A8C">
        <w:rPr>
          <w:rFonts w:ascii="Times New Roman" w:hAnsi="Times New Roman" w:cs="Times New Roman"/>
        </w:rPr>
        <w:t>kpmunip</w:t>
      </w:r>
      <w:proofErr w:type="spellEnd"/>
      <w:proofErr w:type="gramEnd"/>
      <w:r w:rsidR="005A6C9B">
        <w:rPr>
          <w:rFonts w:ascii="Times New Roman" w:hAnsi="Times New Roman" w:cs="Times New Roman"/>
        </w:rPr>
        <w:t xml:space="preserve"> [open text box]</w:t>
      </w:r>
    </w:p>
    <w:p w14:paraId="22629B49" w14:textId="77777777" w:rsidR="00A57009" w:rsidRPr="00C43A8C" w:rsidRDefault="00A57009" w:rsidP="002821E4">
      <w:pPr>
        <w:spacing w:after="0" w:line="240" w:lineRule="auto"/>
        <w:rPr>
          <w:rFonts w:ascii="Times New Roman" w:hAnsi="Times New Roman" w:cs="Times New Roman"/>
        </w:rPr>
      </w:pPr>
    </w:p>
    <w:p w14:paraId="42750A37" w14:textId="77777777" w:rsidR="005A6C9B" w:rsidRPr="00C43A8C" w:rsidRDefault="00643C4C" w:rsidP="005A6C9B">
      <w:pPr>
        <w:keepNext/>
        <w:spacing w:after="0" w:line="240" w:lineRule="auto"/>
        <w:rPr>
          <w:rFonts w:ascii="Times New Roman" w:hAnsi="Times New Roman" w:cs="Times New Roman"/>
        </w:rPr>
      </w:pPr>
      <w:r w:rsidRPr="00C43A8C">
        <w:rPr>
          <w:rFonts w:ascii="Times New Roman" w:hAnsi="Times New Roman" w:cs="Times New Roman"/>
        </w:rPr>
        <w:t xml:space="preserve">2. </w:t>
      </w:r>
      <w:proofErr w:type="spellStart"/>
      <w:proofErr w:type="gramStart"/>
      <w:r w:rsidRPr="00C43A8C">
        <w:rPr>
          <w:rFonts w:ascii="Times New Roman" w:hAnsi="Times New Roman" w:cs="Times New Roman"/>
        </w:rPr>
        <w:t>nacdy</w:t>
      </w:r>
      <w:proofErr w:type="spellEnd"/>
      <w:proofErr w:type="gramEnd"/>
      <w:r w:rsidR="005A6C9B">
        <w:rPr>
          <w:rFonts w:ascii="Times New Roman" w:hAnsi="Times New Roman" w:cs="Times New Roman"/>
        </w:rPr>
        <w:t xml:space="preserve"> [open text box]</w:t>
      </w:r>
    </w:p>
    <w:p w14:paraId="67EF7A1F" w14:textId="77777777" w:rsidR="00A57009" w:rsidRPr="00C43A8C" w:rsidRDefault="00A57009" w:rsidP="002821E4">
      <w:pPr>
        <w:spacing w:after="0" w:line="240" w:lineRule="auto"/>
        <w:rPr>
          <w:rFonts w:ascii="Times New Roman" w:hAnsi="Times New Roman" w:cs="Times New Roman"/>
        </w:rPr>
      </w:pPr>
    </w:p>
    <w:p w14:paraId="4AAC3B3F" w14:textId="77777777" w:rsidR="005A6C9B" w:rsidRPr="00C43A8C" w:rsidRDefault="00643C4C" w:rsidP="005A6C9B">
      <w:pPr>
        <w:keepNext/>
        <w:spacing w:after="0" w:line="240" w:lineRule="auto"/>
        <w:rPr>
          <w:rFonts w:ascii="Times New Roman" w:hAnsi="Times New Roman" w:cs="Times New Roman"/>
        </w:rPr>
      </w:pPr>
      <w:r w:rsidRPr="00C43A8C">
        <w:rPr>
          <w:rFonts w:ascii="Times New Roman" w:hAnsi="Times New Roman" w:cs="Times New Roman"/>
        </w:rPr>
        <w:t xml:space="preserve">3. </w:t>
      </w:r>
      <w:proofErr w:type="gramStart"/>
      <w:r w:rsidR="005A6C9B">
        <w:rPr>
          <w:rFonts w:ascii="Times New Roman" w:hAnsi="Times New Roman" w:cs="Times New Roman"/>
        </w:rPr>
        <w:t>ghost</w:t>
      </w:r>
      <w:proofErr w:type="gramEnd"/>
      <w:r w:rsidR="005A6C9B">
        <w:rPr>
          <w:rFonts w:ascii="Times New Roman" w:hAnsi="Times New Roman" w:cs="Times New Roman"/>
        </w:rPr>
        <w:t xml:space="preserve"> [open text box]</w:t>
      </w:r>
    </w:p>
    <w:p w14:paraId="7C8BC87F" w14:textId="77777777" w:rsidR="00A57009" w:rsidRPr="00C43A8C" w:rsidRDefault="00A57009" w:rsidP="002821E4">
      <w:pPr>
        <w:spacing w:after="0" w:line="240" w:lineRule="auto"/>
        <w:rPr>
          <w:rFonts w:ascii="Times New Roman" w:hAnsi="Times New Roman" w:cs="Times New Roman"/>
        </w:rPr>
      </w:pPr>
    </w:p>
    <w:p w14:paraId="0F112848" w14:textId="77777777" w:rsidR="00400950" w:rsidRPr="00C43A8C" w:rsidRDefault="00643C4C" w:rsidP="00400950">
      <w:pPr>
        <w:keepNext/>
        <w:spacing w:after="0" w:line="240" w:lineRule="auto"/>
        <w:rPr>
          <w:rFonts w:ascii="Times New Roman" w:hAnsi="Times New Roman" w:cs="Times New Roman"/>
        </w:rPr>
      </w:pPr>
      <w:r w:rsidRPr="00C43A8C">
        <w:rPr>
          <w:rFonts w:ascii="Times New Roman" w:hAnsi="Times New Roman" w:cs="Times New Roman"/>
        </w:rPr>
        <w:t xml:space="preserve">4. </w:t>
      </w:r>
      <w:proofErr w:type="spellStart"/>
      <w:proofErr w:type="gramStart"/>
      <w:r w:rsidRPr="00C43A8C">
        <w:rPr>
          <w:rFonts w:ascii="Times New Roman" w:hAnsi="Times New Roman" w:cs="Times New Roman"/>
        </w:rPr>
        <w:t>vempiar</w:t>
      </w:r>
      <w:proofErr w:type="spellEnd"/>
      <w:proofErr w:type="gramEnd"/>
      <w:r w:rsidR="00400950">
        <w:rPr>
          <w:rFonts w:ascii="Times New Roman" w:hAnsi="Times New Roman" w:cs="Times New Roman"/>
        </w:rPr>
        <w:t xml:space="preserve"> [open text box]</w:t>
      </w:r>
    </w:p>
    <w:p w14:paraId="19979BE3" w14:textId="659B3A1C" w:rsidR="00A57009" w:rsidRPr="00C43A8C" w:rsidRDefault="00A57009" w:rsidP="002821E4">
      <w:pPr>
        <w:keepNext/>
        <w:spacing w:after="0" w:line="240" w:lineRule="auto"/>
        <w:rPr>
          <w:rFonts w:ascii="Times New Roman" w:hAnsi="Times New Roman" w:cs="Times New Roman"/>
        </w:rPr>
      </w:pPr>
    </w:p>
    <w:p w14:paraId="68440EBB" w14:textId="77777777" w:rsidR="00A57009" w:rsidRPr="00C43A8C" w:rsidRDefault="00A57009" w:rsidP="002821E4">
      <w:pPr>
        <w:spacing w:after="0" w:line="240" w:lineRule="auto"/>
        <w:rPr>
          <w:rFonts w:ascii="Times New Roman" w:hAnsi="Times New Roman" w:cs="Times New Roman"/>
        </w:rPr>
      </w:pPr>
    </w:p>
    <w:p w14:paraId="4458FF40" w14:textId="77777777" w:rsidR="00400950" w:rsidRPr="00C43A8C" w:rsidRDefault="00643C4C" w:rsidP="00400950">
      <w:pPr>
        <w:keepNext/>
        <w:spacing w:after="0" w:line="240" w:lineRule="auto"/>
        <w:rPr>
          <w:rFonts w:ascii="Times New Roman" w:hAnsi="Times New Roman" w:cs="Times New Roman"/>
        </w:rPr>
      </w:pPr>
      <w:r w:rsidRPr="00C43A8C">
        <w:rPr>
          <w:rFonts w:ascii="Times New Roman" w:hAnsi="Times New Roman" w:cs="Times New Roman"/>
        </w:rPr>
        <w:t xml:space="preserve">5. </w:t>
      </w:r>
      <w:proofErr w:type="spellStart"/>
      <w:proofErr w:type="gramStart"/>
      <w:r w:rsidRPr="00C43A8C">
        <w:rPr>
          <w:rFonts w:ascii="Times New Roman" w:hAnsi="Times New Roman" w:cs="Times New Roman"/>
        </w:rPr>
        <w:t>wtchi</w:t>
      </w:r>
      <w:proofErr w:type="spellEnd"/>
      <w:proofErr w:type="gramEnd"/>
      <w:r w:rsidR="00400950">
        <w:rPr>
          <w:rFonts w:ascii="Times New Roman" w:hAnsi="Times New Roman" w:cs="Times New Roman"/>
        </w:rPr>
        <w:t xml:space="preserve"> [open text box]</w:t>
      </w:r>
    </w:p>
    <w:p w14:paraId="1BC7F1BA" w14:textId="77777777" w:rsidR="00A57009" w:rsidRPr="00C43A8C" w:rsidRDefault="00A57009" w:rsidP="002821E4">
      <w:pPr>
        <w:spacing w:after="0" w:line="240" w:lineRule="auto"/>
        <w:rPr>
          <w:rFonts w:ascii="Times New Roman" w:hAnsi="Times New Roman" w:cs="Times New Roman"/>
        </w:rPr>
      </w:pPr>
    </w:p>
    <w:p w14:paraId="668B3BB2" w14:textId="77777777" w:rsidR="00400950" w:rsidRPr="00C43A8C" w:rsidRDefault="00643C4C" w:rsidP="00400950">
      <w:pPr>
        <w:keepNext/>
        <w:spacing w:after="0" w:line="240" w:lineRule="auto"/>
        <w:rPr>
          <w:rFonts w:ascii="Times New Roman" w:hAnsi="Times New Roman" w:cs="Times New Roman"/>
        </w:rPr>
      </w:pPr>
      <w:r w:rsidRPr="00C43A8C">
        <w:rPr>
          <w:rFonts w:ascii="Times New Roman" w:hAnsi="Times New Roman" w:cs="Times New Roman"/>
        </w:rPr>
        <w:t xml:space="preserve">6. </w:t>
      </w:r>
      <w:proofErr w:type="spellStart"/>
      <w:proofErr w:type="gramStart"/>
      <w:r w:rsidRPr="00C43A8C">
        <w:rPr>
          <w:rFonts w:ascii="Times New Roman" w:hAnsi="Times New Roman" w:cs="Times New Roman"/>
        </w:rPr>
        <w:t>snlkteeo</w:t>
      </w:r>
      <w:proofErr w:type="spellEnd"/>
      <w:proofErr w:type="gramEnd"/>
      <w:r w:rsidR="00400950">
        <w:rPr>
          <w:rFonts w:ascii="Times New Roman" w:hAnsi="Times New Roman" w:cs="Times New Roman"/>
        </w:rPr>
        <w:t xml:space="preserve"> [open text box]</w:t>
      </w:r>
    </w:p>
    <w:p w14:paraId="3EA06ED4" w14:textId="77777777" w:rsidR="00A57009" w:rsidRPr="00C43A8C" w:rsidRDefault="00A57009" w:rsidP="002821E4">
      <w:pPr>
        <w:spacing w:after="0" w:line="240" w:lineRule="auto"/>
        <w:rPr>
          <w:rFonts w:ascii="Times New Roman" w:hAnsi="Times New Roman" w:cs="Times New Roman"/>
        </w:rPr>
      </w:pPr>
    </w:p>
    <w:p w14:paraId="5B4D3145" w14:textId="77777777" w:rsidR="00400950" w:rsidRPr="00C43A8C" w:rsidRDefault="00643C4C" w:rsidP="00400950">
      <w:pPr>
        <w:keepNext/>
        <w:spacing w:after="0" w:line="240" w:lineRule="auto"/>
        <w:rPr>
          <w:rFonts w:ascii="Times New Roman" w:hAnsi="Times New Roman" w:cs="Times New Roman"/>
        </w:rPr>
      </w:pPr>
      <w:r w:rsidRPr="00C43A8C">
        <w:rPr>
          <w:rFonts w:ascii="Times New Roman" w:hAnsi="Times New Roman" w:cs="Times New Roman"/>
        </w:rPr>
        <w:t xml:space="preserve">7. </w:t>
      </w:r>
      <w:proofErr w:type="spellStart"/>
      <w:proofErr w:type="gramStart"/>
      <w:r w:rsidRPr="00C43A8C">
        <w:rPr>
          <w:rFonts w:ascii="Times New Roman" w:hAnsi="Times New Roman" w:cs="Times New Roman"/>
        </w:rPr>
        <w:t>mmmuy</w:t>
      </w:r>
      <w:proofErr w:type="spellEnd"/>
      <w:proofErr w:type="gramEnd"/>
      <w:r w:rsidR="00400950">
        <w:rPr>
          <w:rFonts w:ascii="Times New Roman" w:hAnsi="Times New Roman" w:cs="Times New Roman"/>
        </w:rPr>
        <w:t xml:space="preserve"> [open text box]</w:t>
      </w:r>
    </w:p>
    <w:p w14:paraId="2BC88C64" w14:textId="2EE3269D" w:rsidR="00A57009" w:rsidRPr="00C43A8C" w:rsidRDefault="00A57009" w:rsidP="002821E4">
      <w:pPr>
        <w:keepNext/>
        <w:spacing w:after="0" w:line="240" w:lineRule="auto"/>
        <w:rPr>
          <w:rFonts w:ascii="Times New Roman" w:hAnsi="Times New Roman" w:cs="Times New Roman"/>
        </w:rPr>
      </w:pPr>
    </w:p>
    <w:p w14:paraId="77782C76" w14:textId="77777777" w:rsidR="00400950" w:rsidRPr="00C43A8C" w:rsidRDefault="00643C4C" w:rsidP="00400950">
      <w:pPr>
        <w:keepNext/>
        <w:spacing w:after="0" w:line="240" w:lineRule="auto"/>
        <w:rPr>
          <w:rFonts w:ascii="Times New Roman" w:hAnsi="Times New Roman" w:cs="Times New Roman"/>
        </w:rPr>
      </w:pPr>
      <w:r w:rsidRPr="00C43A8C">
        <w:rPr>
          <w:rFonts w:ascii="Times New Roman" w:hAnsi="Times New Roman" w:cs="Times New Roman"/>
        </w:rPr>
        <w:t xml:space="preserve">8. </w:t>
      </w:r>
      <w:proofErr w:type="spellStart"/>
      <w:proofErr w:type="gramStart"/>
      <w:r w:rsidRPr="00C43A8C">
        <w:rPr>
          <w:rFonts w:ascii="Times New Roman" w:hAnsi="Times New Roman" w:cs="Times New Roman"/>
        </w:rPr>
        <w:t>monrset</w:t>
      </w:r>
      <w:proofErr w:type="spellEnd"/>
      <w:proofErr w:type="gramEnd"/>
      <w:r w:rsidR="00400950">
        <w:rPr>
          <w:rFonts w:ascii="Times New Roman" w:hAnsi="Times New Roman" w:cs="Times New Roman"/>
        </w:rPr>
        <w:t xml:space="preserve"> [open text box]</w:t>
      </w:r>
    </w:p>
    <w:p w14:paraId="75875E2D" w14:textId="22F6F741" w:rsidR="00A57009" w:rsidRDefault="00A57009" w:rsidP="002821E4">
      <w:pPr>
        <w:keepNext/>
        <w:spacing w:after="0" w:line="240" w:lineRule="auto"/>
        <w:rPr>
          <w:rFonts w:ascii="Times New Roman" w:hAnsi="Times New Roman" w:cs="Times New Roman"/>
        </w:rPr>
      </w:pPr>
    </w:p>
    <w:p w14:paraId="584E9F61" w14:textId="73EB4908" w:rsidR="00400950" w:rsidRPr="00C43A8C" w:rsidRDefault="00400950" w:rsidP="002821E4">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6534D4F7" w14:textId="77777777" w:rsidR="00A57009" w:rsidRPr="00C43A8C" w:rsidRDefault="00A57009" w:rsidP="002821E4">
      <w:pPr>
        <w:spacing w:after="0" w:line="240" w:lineRule="auto"/>
        <w:rPr>
          <w:rFonts w:ascii="Times New Roman" w:hAnsi="Times New Roman" w:cs="Times New Roman"/>
        </w:rPr>
      </w:pPr>
    </w:p>
    <w:p w14:paraId="0617EF33" w14:textId="07B903E8" w:rsidR="00A57009" w:rsidRPr="00C43A8C" w:rsidRDefault="00643C4C" w:rsidP="00400950">
      <w:pPr>
        <w:spacing w:after="0" w:line="240" w:lineRule="auto"/>
        <w:rPr>
          <w:rFonts w:ascii="Times New Roman" w:hAnsi="Times New Roman" w:cs="Times New Roman"/>
        </w:rPr>
      </w:pPr>
      <w:r w:rsidRPr="00C43A8C">
        <w:rPr>
          <w:rFonts w:ascii="Times New Roman" w:hAnsi="Times New Roman" w:cs="Times New Roman"/>
        </w:rPr>
        <w:t>What was the common theme to the unscrambled words?</w:t>
      </w:r>
    </w:p>
    <w:p w14:paraId="5F401A11" w14:textId="77777777" w:rsidR="00A57009" w:rsidRPr="00C43A8C" w:rsidRDefault="00A57009" w:rsidP="002821E4">
      <w:pPr>
        <w:spacing w:after="0" w:line="240" w:lineRule="auto"/>
        <w:rPr>
          <w:rFonts w:ascii="Times New Roman" w:hAnsi="Times New Roman" w:cs="Times New Roman"/>
        </w:rPr>
      </w:pPr>
    </w:p>
    <w:p w14:paraId="6D19284D" w14:textId="77777777" w:rsidR="00400950" w:rsidRPr="00C43A8C" w:rsidRDefault="00400950" w:rsidP="00400950">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open</w:t>
      </w:r>
      <w:proofErr w:type="gramEnd"/>
      <w:r>
        <w:rPr>
          <w:rFonts w:ascii="Times New Roman" w:hAnsi="Times New Roman" w:cs="Times New Roman"/>
        </w:rPr>
        <w:t xml:space="preserve"> text box]</w:t>
      </w:r>
    </w:p>
    <w:p w14:paraId="792BF21A" w14:textId="77777777" w:rsidR="00400950" w:rsidRDefault="00400950" w:rsidP="002821E4">
      <w:pPr>
        <w:spacing w:after="0" w:line="240" w:lineRule="auto"/>
        <w:rPr>
          <w:rFonts w:ascii="Times New Roman" w:hAnsi="Times New Roman" w:cs="Times New Roman"/>
        </w:rPr>
      </w:pPr>
    </w:p>
    <w:p w14:paraId="15B6E1F3" w14:textId="77777777" w:rsidR="00400950" w:rsidRPr="00C43A8C" w:rsidRDefault="00400950" w:rsidP="00400950">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259C36CF" w14:textId="77777777" w:rsidR="00400950" w:rsidRDefault="00400950" w:rsidP="00400950">
      <w:pPr>
        <w:spacing w:after="0" w:line="240" w:lineRule="auto"/>
        <w:rPr>
          <w:rFonts w:ascii="Times New Roman" w:hAnsi="Times New Roman" w:cs="Times New Roman"/>
        </w:rPr>
      </w:pPr>
    </w:p>
    <w:p w14:paraId="3F8B925F" w14:textId="2F0D2048" w:rsidR="00A57009" w:rsidRPr="00C43A8C" w:rsidRDefault="00643C4C" w:rsidP="00400950">
      <w:pPr>
        <w:spacing w:after="0" w:line="240" w:lineRule="auto"/>
        <w:rPr>
          <w:rFonts w:ascii="Times New Roman" w:hAnsi="Times New Roman" w:cs="Times New Roman"/>
        </w:rPr>
      </w:pPr>
      <w:r w:rsidRPr="00C43A8C">
        <w:rPr>
          <w:rFonts w:ascii="Times New Roman" w:hAnsi="Times New Roman" w:cs="Times New Roman"/>
        </w:rPr>
        <w:t>Next, please carefully examine the word search below and indicate which of the following words appear in the puzzle:</w:t>
      </w:r>
    </w:p>
    <w:p w14:paraId="687B0CCB" w14:textId="77777777" w:rsidR="00A57009" w:rsidRPr="00C43A8C" w:rsidRDefault="00A57009" w:rsidP="002821E4">
      <w:pPr>
        <w:spacing w:after="0" w:line="240" w:lineRule="auto"/>
        <w:rPr>
          <w:rFonts w:ascii="Times New Roman" w:hAnsi="Times New Roman" w:cs="Times New Roman"/>
        </w:rPr>
      </w:pPr>
    </w:p>
    <w:p w14:paraId="21916656" w14:textId="7BDFF648" w:rsidR="00400950" w:rsidRDefault="000E0D12" w:rsidP="002821E4">
      <w:pPr>
        <w:keepNext/>
        <w:spacing w:after="0" w:line="240" w:lineRule="auto"/>
        <w:rPr>
          <w:rFonts w:ascii="Times New Roman" w:hAnsi="Times New Roman" w:cs="Times New Roman"/>
        </w:rPr>
      </w:pPr>
      <w:r>
        <w:rPr>
          <w:rFonts w:ascii="Times New Roman" w:hAnsi="Times New Roman" w:cs="Times New Roman"/>
          <w:noProof/>
        </w:rPr>
        <w:lastRenderedPageBreak/>
        <w:drawing>
          <wp:inline distT="0" distB="0" distL="0" distR="0" wp14:anchorId="59F81CAB" wp14:editId="2FA0F53C">
            <wp:extent cx="3200400" cy="319410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anks2.gif"/>
                    <pic:cNvPicPr/>
                  </pic:nvPicPr>
                  <pic:blipFill>
                    <a:blip r:embed="rId6">
                      <a:extLst>
                        <a:ext uri="{28A0092B-C50C-407E-A947-70E740481C1C}">
                          <a14:useLocalDpi xmlns:a14="http://schemas.microsoft.com/office/drawing/2010/main" val="0"/>
                        </a:ext>
                      </a:extLst>
                    </a:blip>
                    <a:stretch>
                      <a:fillRect/>
                    </a:stretch>
                  </pic:blipFill>
                  <pic:spPr>
                    <a:xfrm>
                      <a:off x="0" y="0"/>
                      <a:ext cx="3200771" cy="3194473"/>
                    </a:xfrm>
                    <a:prstGeom prst="rect">
                      <a:avLst/>
                    </a:prstGeom>
                  </pic:spPr>
                </pic:pic>
              </a:graphicData>
            </a:graphic>
          </wp:inline>
        </w:drawing>
      </w:r>
    </w:p>
    <w:p w14:paraId="53A6B01F" w14:textId="74EF7611"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  </w:t>
      </w:r>
    </w:p>
    <w:tbl>
      <w:tblPr>
        <w:tblStyle w:val="QQuestionTable"/>
        <w:tblW w:w="9576" w:type="auto"/>
        <w:tblLook w:val="04A0" w:firstRow="1" w:lastRow="0" w:firstColumn="1" w:lastColumn="0" w:noHBand="0" w:noVBand="1"/>
      </w:tblPr>
      <w:tblGrid>
        <w:gridCol w:w="2201"/>
        <w:gridCol w:w="2254"/>
        <w:gridCol w:w="2224"/>
        <w:gridCol w:w="2191"/>
      </w:tblGrid>
      <w:tr w:rsidR="00A57009" w:rsidRPr="00C43A8C" w14:paraId="74BC68B8" w14:textId="77777777" w:rsidTr="00A57009">
        <w:trPr>
          <w:cnfStyle w:val="100000000000" w:firstRow="1" w:lastRow="0" w:firstColumn="0" w:lastColumn="0" w:oddVBand="0" w:evenVBand="0" w:oddHBand="0" w:evenHBand="0" w:firstRowFirstColumn="0" w:firstRowLastColumn="0" w:lastRowFirstColumn="0" w:lastRowLastColumn="0"/>
        </w:trPr>
        <w:tc>
          <w:tcPr>
            <w:tcW w:w="2394" w:type="dxa"/>
          </w:tcPr>
          <w:p w14:paraId="3CBF7013" w14:textId="77777777" w:rsidR="00A57009" w:rsidRPr="00C43A8C" w:rsidRDefault="00A57009" w:rsidP="002821E4">
            <w:pPr>
              <w:pStyle w:val="WhiteText"/>
              <w:keepNext/>
              <w:rPr>
                <w:rFonts w:ascii="Times New Roman" w:hAnsi="Times New Roman" w:cs="Times New Roman"/>
              </w:rPr>
            </w:pPr>
          </w:p>
        </w:tc>
        <w:tc>
          <w:tcPr>
            <w:tcW w:w="2394" w:type="dxa"/>
          </w:tcPr>
          <w:p w14:paraId="173B6870" w14:textId="77777777" w:rsidR="00A57009" w:rsidRPr="00C43A8C" w:rsidRDefault="00643C4C" w:rsidP="002821E4">
            <w:pPr>
              <w:pStyle w:val="WhiteText"/>
              <w:keepNext/>
              <w:rPr>
                <w:rFonts w:ascii="Times New Roman" w:hAnsi="Times New Roman" w:cs="Times New Roman"/>
              </w:rPr>
            </w:pPr>
            <w:r w:rsidRPr="00C43A8C">
              <w:rPr>
                <w:rFonts w:ascii="Times New Roman" w:hAnsi="Times New Roman" w:cs="Times New Roman"/>
              </w:rPr>
              <w:t>In puzzle horizontally (1)</w:t>
            </w:r>
          </w:p>
        </w:tc>
        <w:tc>
          <w:tcPr>
            <w:tcW w:w="2394" w:type="dxa"/>
          </w:tcPr>
          <w:p w14:paraId="5D225ADD" w14:textId="77777777" w:rsidR="00A57009" w:rsidRPr="00C43A8C" w:rsidRDefault="00643C4C" w:rsidP="002821E4">
            <w:pPr>
              <w:pStyle w:val="WhiteText"/>
              <w:keepNext/>
              <w:rPr>
                <w:rFonts w:ascii="Times New Roman" w:hAnsi="Times New Roman" w:cs="Times New Roman"/>
              </w:rPr>
            </w:pPr>
            <w:r w:rsidRPr="00C43A8C">
              <w:rPr>
                <w:rFonts w:ascii="Times New Roman" w:hAnsi="Times New Roman" w:cs="Times New Roman"/>
              </w:rPr>
              <w:t>In puzzle vertically (2)</w:t>
            </w:r>
          </w:p>
        </w:tc>
        <w:tc>
          <w:tcPr>
            <w:tcW w:w="2394" w:type="dxa"/>
          </w:tcPr>
          <w:p w14:paraId="0A04C9BF" w14:textId="77777777" w:rsidR="00A57009" w:rsidRPr="00C43A8C" w:rsidRDefault="00643C4C" w:rsidP="002821E4">
            <w:pPr>
              <w:pStyle w:val="WhiteText"/>
              <w:keepNext/>
              <w:rPr>
                <w:rFonts w:ascii="Times New Roman" w:hAnsi="Times New Roman" w:cs="Times New Roman"/>
              </w:rPr>
            </w:pPr>
            <w:r w:rsidRPr="00C43A8C">
              <w:rPr>
                <w:rFonts w:ascii="Times New Roman" w:hAnsi="Times New Roman" w:cs="Times New Roman"/>
              </w:rPr>
              <w:t>Not in puzzle (3)</w:t>
            </w:r>
          </w:p>
        </w:tc>
      </w:tr>
      <w:tr w:rsidR="00A57009" w:rsidRPr="00C43A8C" w14:paraId="28E920CC" w14:textId="77777777" w:rsidTr="00A57009">
        <w:tc>
          <w:tcPr>
            <w:tcW w:w="2394" w:type="dxa"/>
          </w:tcPr>
          <w:p w14:paraId="7B0A4DDB" w14:textId="77777777" w:rsidR="00A57009" w:rsidRPr="00C43A8C" w:rsidRDefault="00643C4C" w:rsidP="002821E4">
            <w:pPr>
              <w:keepNext/>
              <w:rPr>
                <w:rFonts w:ascii="Times New Roman" w:hAnsi="Times New Roman" w:cs="Times New Roman"/>
              </w:rPr>
            </w:pPr>
            <w:r w:rsidRPr="00C43A8C">
              <w:rPr>
                <w:rFonts w:ascii="Times New Roman" w:hAnsi="Times New Roman" w:cs="Times New Roman"/>
              </w:rPr>
              <w:t>Ham (1)</w:t>
            </w:r>
          </w:p>
        </w:tc>
        <w:tc>
          <w:tcPr>
            <w:tcW w:w="2394" w:type="dxa"/>
          </w:tcPr>
          <w:p w14:paraId="5559C3DE"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6FBBF87B"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193888E9"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r>
      <w:tr w:rsidR="00A57009" w:rsidRPr="00C43A8C" w14:paraId="13DC6E66" w14:textId="77777777" w:rsidTr="00A57009">
        <w:tc>
          <w:tcPr>
            <w:tcW w:w="2394" w:type="dxa"/>
          </w:tcPr>
          <w:p w14:paraId="129BF6E6" w14:textId="77777777" w:rsidR="00A57009" w:rsidRPr="00C43A8C" w:rsidRDefault="00643C4C" w:rsidP="002821E4">
            <w:pPr>
              <w:keepNext/>
              <w:rPr>
                <w:rFonts w:ascii="Times New Roman" w:hAnsi="Times New Roman" w:cs="Times New Roman"/>
              </w:rPr>
            </w:pPr>
            <w:r w:rsidRPr="00C43A8C">
              <w:rPr>
                <w:rFonts w:ascii="Times New Roman" w:hAnsi="Times New Roman" w:cs="Times New Roman"/>
              </w:rPr>
              <w:t>Yam (2)</w:t>
            </w:r>
          </w:p>
        </w:tc>
        <w:tc>
          <w:tcPr>
            <w:tcW w:w="2394" w:type="dxa"/>
          </w:tcPr>
          <w:p w14:paraId="045B7F4B"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452F1A64"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3B14465F"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r>
      <w:tr w:rsidR="00A57009" w:rsidRPr="00C43A8C" w14:paraId="23D600BD" w14:textId="77777777" w:rsidTr="00A57009">
        <w:tc>
          <w:tcPr>
            <w:tcW w:w="2394" w:type="dxa"/>
          </w:tcPr>
          <w:p w14:paraId="0A840843" w14:textId="77777777" w:rsidR="00A57009" w:rsidRPr="00C43A8C" w:rsidRDefault="00643C4C" w:rsidP="002821E4">
            <w:pPr>
              <w:keepNext/>
              <w:rPr>
                <w:rFonts w:ascii="Times New Roman" w:hAnsi="Times New Roman" w:cs="Times New Roman"/>
              </w:rPr>
            </w:pPr>
            <w:r w:rsidRPr="00C43A8C">
              <w:rPr>
                <w:rFonts w:ascii="Times New Roman" w:hAnsi="Times New Roman" w:cs="Times New Roman"/>
              </w:rPr>
              <w:t>Turkey (3)</w:t>
            </w:r>
          </w:p>
        </w:tc>
        <w:tc>
          <w:tcPr>
            <w:tcW w:w="2394" w:type="dxa"/>
          </w:tcPr>
          <w:p w14:paraId="063DB794"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08B855F3"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22C61310"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r>
      <w:tr w:rsidR="00A57009" w:rsidRPr="00C43A8C" w14:paraId="616222F4" w14:textId="77777777" w:rsidTr="00A57009">
        <w:tc>
          <w:tcPr>
            <w:tcW w:w="2394" w:type="dxa"/>
          </w:tcPr>
          <w:p w14:paraId="63E727C7" w14:textId="77777777" w:rsidR="00A57009" w:rsidRPr="00C43A8C" w:rsidRDefault="00643C4C" w:rsidP="002821E4">
            <w:pPr>
              <w:keepNext/>
              <w:rPr>
                <w:rFonts w:ascii="Times New Roman" w:hAnsi="Times New Roman" w:cs="Times New Roman"/>
              </w:rPr>
            </w:pPr>
            <w:r w:rsidRPr="00C43A8C">
              <w:rPr>
                <w:rFonts w:ascii="Times New Roman" w:hAnsi="Times New Roman" w:cs="Times New Roman"/>
              </w:rPr>
              <w:t>Food (4)</w:t>
            </w:r>
          </w:p>
        </w:tc>
        <w:tc>
          <w:tcPr>
            <w:tcW w:w="2394" w:type="dxa"/>
          </w:tcPr>
          <w:p w14:paraId="35EDE452"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025CEE44"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422D5D53"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r>
      <w:tr w:rsidR="00A57009" w:rsidRPr="00C43A8C" w14:paraId="21B60382" w14:textId="77777777" w:rsidTr="00A57009">
        <w:tc>
          <w:tcPr>
            <w:tcW w:w="2394" w:type="dxa"/>
          </w:tcPr>
          <w:p w14:paraId="0CE3C768" w14:textId="77777777" w:rsidR="00A57009" w:rsidRPr="00C43A8C" w:rsidRDefault="00643C4C" w:rsidP="002821E4">
            <w:pPr>
              <w:keepNext/>
              <w:rPr>
                <w:rFonts w:ascii="Times New Roman" w:hAnsi="Times New Roman" w:cs="Times New Roman"/>
              </w:rPr>
            </w:pPr>
            <w:r w:rsidRPr="00C43A8C">
              <w:rPr>
                <w:rFonts w:ascii="Times New Roman" w:hAnsi="Times New Roman" w:cs="Times New Roman"/>
              </w:rPr>
              <w:t>Pie (5)</w:t>
            </w:r>
          </w:p>
        </w:tc>
        <w:tc>
          <w:tcPr>
            <w:tcW w:w="2394" w:type="dxa"/>
          </w:tcPr>
          <w:p w14:paraId="19658F50"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6837C22F"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3E2161E9"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r>
      <w:tr w:rsidR="00A57009" w:rsidRPr="00C43A8C" w14:paraId="5D037346" w14:textId="77777777" w:rsidTr="00A57009">
        <w:tc>
          <w:tcPr>
            <w:tcW w:w="2394" w:type="dxa"/>
          </w:tcPr>
          <w:p w14:paraId="5EB1603A" w14:textId="77777777" w:rsidR="00A57009" w:rsidRPr="00C43A8C" w:rsidRDefault="00643C4C" w:rsidP="002821E4">
            <w:pPr>
              <w:keepNext/>
              <w:rPr>
                <w:rFonts w:ascii="Times New Roman" w:hAnsi="Times New Roman" w:cs="Times New Roman"/>
              </w:rPr>
            </w:pPr>
            <w:r w:rsidRPr="00C43A8C">
              <w:rPr>
                <w:rFonts w:ascii="Times New Roman" w:hAnsi="Times New Roman" w:cs="Times New Roman"/>
              </w:rPr>
              <w:t>Thanks (6)</w:t>
            </w:r>
          </w:p>
        </w:tc>
        <w:tc>
          <w:tcPr>
            <w:tcW w:w="2394" w:type="dxa"/>
          </w:tcPr>
          <w:p w14:paraId="55C56E48"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12249880"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20FB1FE6"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r>
      <w:tr w:rsidR="00A57009" w:rsidRPr="00C43A8C" w14:paraId="1BBCFDDD" w14:textId="77777777" w:rsidTr="00A57009">
        <w:tc>
          <w:tcPr>
            <w:tcW w:w="2394" w:type="dxa"/>
          </w:tcPr>
          <w:p w14:paraId="686A3186" w14:textId="77777777" w:rsidR="00A57009" w:rsidRPr="00C43A8C" w:rsidRDefault="00643C4C" w:rsidP="002821E4">
            <w:pPr>
              <w:keepNext/>
              <w:rPr>
                <w:rFonts w:ascii="Times New Roman" w:hAnsi="Times New Roman" w:cs="Times New Roman"/>
              </w:rPr>
            </w:pPr>
            <w:r w:rsidRPr="00C43A8C">
              <w:rPr>
                <w:rFonts w:ascii="Times New Roman" w:hAnsi="Times New Roman" w:cs="Times New Roman"/>
              </w:rPr>
              <w:t>Maize (7)</w:t>
            </w:r>
          </w:p>
        </w:tc>
        <w:tc>
          <w:tcPr>
            <w:tcW w:w="2394" w:type="dxa"/>
          </w:tcPr>
          <w:p w14:paraId="4CFACD80"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4CAA8FF3"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c>
          <w:tcPr>
            <w:tcW w:w="2394" w:type="dxa"/>
          </w:tcPr>
          <w:p w14:paraId="46613F0F" w14:textId="77777777" w:rsidR="00A57009" w:rsidRPr="00C43A8C" w:rsidRDefault="00A57009" w:rsidP="002821E4">
            <w:pPr>
              <w:pStyle w:val="ListParagraph"/>
              <w:keepNext/>
              <w:numPr>
                <w:ilvl w:val="0"/>
                <w:numId w:val="4"/>
              </w:numPr>
              <w:ind w:left="0" w:firstLine="0"/>
              <w:rPr>
                <w:rFonts w:ascii="Times New Roman" w:hAnsi="Times New Roman" w:cs="Times New Roman"/>
              </w:rPr>
            </w:pPr>
          </w:p>
        </w:tc>
      </w:tr>
    </w:tbl>
    <w:p w14:paraId="3C63D1D7" w14:textId="77777777" w:rsidR="00A57009" w:rsidRPr="00C43A8C" w:rsidRDefault="00A57009" w:rsidP="002821E4">
      <w:pPr>
        <w:spacing w:after="0" w:line="240" w:lineRule="auto"/>
        <w:rPr>
          <w:rFonts w:ascii="Times New Roman" w:hAnsi="Times New Roman" w:cs="Times New Roman"/>
        </w:rPr>
      </w:pPr>
    </w:p>
    <w:p w14:paraId="0F409670"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5C75F4AE" w14:textId="77777777" w:rsidR="00A57009" w:rsidRPr="00C43A8C" w:rsidRDefault="00A57009" w:rsidP="002821E4">
      <w:pPr>
        <w:spacing w:after="0" w:line="240" w:lineRule="auto"/>
        <w:rPr>
          <w:rFonts w:ascii="Times New Roman" w:hAnsi="Times New Roman" w:cs="Times New Roman"/>
        </w:rPr>
      </w:pPr>
    </w:p>
    <w:p w14:paraId="34388D4E" w14:textId="3BD8112B"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We would now like you to ask questions about the dispatches you read earlier. Select the </w:t>
      </w:r>
      <w:proofErr w:type="gramStart"/>
      <w:r w:rsidRPr="00C43A8C">
        <w:rPr>
          <w:rFonts w:ascii="Times New Roman" w:hAnsi="Times New Roman" w:cs="Times New Roman"/>
        </w:rPr>
        <w:t>response which</w:t>
      </w:r>
      <w:proofErr w:type="gramEnd"/>
      <w:r w:rsidRPr="00C43A8C">
        <w:rPr>
          <w:rFonts w:ascii="Times New Roman" w:hAnsi="Times New Roman" w:cs="Times New Roman"/>
        </w:rPr>
        <w:t xml:space="preserve"> best describes your beliefs about the following questions.</w:t>
      </w:r>
    </w:p>
    <w:p w14:paraId="7891B7DC" w14:textId="77777777" w:rsidR="00A57009" w:rsidRPr="00C43A8C" w:rsidRDefault="00A57009" w:rsidP="002821E4">
      <w:pPr>
        <w:spacing w:after="0" w:line="240" w:lineRule="auto"/>
        <w:rPr>
          <w:rFonts w:ascii="Times New Roman" w:hAnsi="Times New Roman" w:cs="Times New Roman"/>
        </w:rPr>
      </w:pPr>
    </w:p>
    <w:p w14:paraId="09475A8D" w14:textId="4CECBC16"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Overall, how would you describe your opinion of Dan </w:t>
      </w:r>
      <w:proofErr w:type="spellStart"/>
      <w:r w:rsidRPr="00C43A8C">
        <w:rPr>
          <w:rFonts w:ascii="Times New Roman" w:hAnsi="Times New Roman" w:cs="Times New Roman"/>
        </w:rPr>
        <w:t>Swensen</w:t>
      </w:r>
      <w:proofErr w:type="spellEnd"/>
      <w:r w:rsidRPr="00C43A8C">
        <w:rPr>
          <w:rFonts w:ascii="Times New Roman" w:hAnsi="Times New Roman" w:cs="Times New Roman"/>
        </w:rPr>
        <w:t>?</w:t>
      </w:r>
    </w:p>
    <w:p w14:paraId="11698ECB"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Very favorable (1)</w:t>
      </w:r>
    </w:p>
    <w:p w14:paraId="1997C4BC"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Somewhat favorable (2)</w:t>
      </w:r>
    </w:p>
    <w:p w14:paraId="6E63229B"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Slightly favorable (3)</w:t>
      </w:r>
    </w:p>
    <w:p w14:paraId="6C338AFE"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Slightly unfavorable (4)</w:t>
      </w:r>
    </w:p>
    <w:p w14:paraId="106827B0"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Somewhat unfavorable (5)</w:t>
      </w:r>
    </w:p>
    <w:p w14:paraId="06C756B2"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Very unfavorable (6)</w:t>
      </w:r>
    </w:p>
    <w:p w14:paraId="28559048" w14:textId="77777777" w:rsidR="00A57009" w:rsidRPr="00C43A8C" w:rsidRDefault="00A57009" w:rsidP="002821E4">
      <w:pPr>
        <w:spacing w:after="0" w:line="240" w:lineRule="auto"/>
        <w:rPr>
          <w:rFonts w:ascii="Times New Roman" w:hAnsi="Times New Roman" w:cs="Times New Roman"/>
        </w:rPr>
      </w:pPr>
    </w:p>
    <w:p w14:paraId="30F88829"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758CD4AC" w14:textId="77777777" w:rsidR="00A57009" w:rsidRPr="00C43A8C" w:rsidRDefault="00643C4C" w:rsidP="002821E4">
      <w:pPr>
        <w:spacing w:after="0" w:line="240" w:lineRule="auto"/>
        <w:rPr>
          <w:rFonts w:ascii="Times New Roman" w:hAnsi="Times New Roman" w:cs="Times New Roman"/>
        </w:rPr>
      </w:pPr>
      <w:r w:rsidRPr="00C43A8C">
        <w:rPr>
          <w:rFonts w:ascii="Times New Roman" w:hAnsi="Times New Roman" w:cs="Times New Roman"/>
        </w:rPr>
        <w:br w:type="page"/>
      </w:r>
    </w:p>
    <w:p w14:paraId="36C7C55E" w14:textId="498C6383"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lastRenderedPageBreak/>
        <w:t xml:space="preserve">In your opinion, how likely is it that Dan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is resigning from office because he is under investigation for bribery?</w:t>
      </w:r>
    </w:p>
    <w:p w14:paraId="28EB7CCB"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Very likely (1)</w:t>
      </w:r>
    </w:p>
    <w:p w14:paraId="6D1F42D2"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Somewhat likely (2)</w:t>
      </w:r>
    </w:p>
    <w:p w14:paraId="635372A4"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Not very likely (3)</w:t>
      </w:r>
    </w:p>
    <w:p w14:paraId="1361DD44"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Not likely at all (4)</w:t>
      </w:r>
    </w:p>
    <w:p w14:paraId="2C722B75" w14:textId="77777777" w:rsidR="00A57009" w:rsidRDefault="00A57009" w:rsidP="002821E4">
      <w:pPr>
        <w:spacing w:after="0" w:line="240" w:lineRule="auto"/>
        <w:rPr>
          <w:rFonts w:ascii="Times New Roman" w:hAnsi="Times New Roman" w:cs="Times New Roman"/>
        </w:rPr>
      </w:pPr>
    </w:p>
    <w:p w14:paraId="095A3930"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29D27188" w14:textId="77777777" w:rsidR="000E0D12" w:rsidRPr="00C43A8C" w:rsidRDefault="000E0D12" w:rsidP="002821E4">
      <w:pPr>
        <w:spacing w:after="0" w:line="240" w:lineRule="auto"/>
        <w:rPr>
          <w:rFonts w:ascii="Times New Roman" w:hAnsi="Times New Roman" w:cs="Times New Roman"/>
        </w:rPr>
      </w:pPr>
    </w:p>
    <w:p w14:paraId="39D37882" w14:textId="765C3E4D" w:rsidR="00A57009" w:rsidRPr="00C43A8C" w:rsidRDefault="00643C4C" w:rsidP="000E0D12">
      <w:pPr>
        <w:spacing w:after="0" w:line="240" w:lineRule="auto"/>
        <w:rPr>
          <w:rFonts w:ascii="Times New Roman" w:hAnsi="Times New Roman" w:cs="Times New Roman"/>
        </w:rPr>
      </w:pPr>
      <w:r w:rsidRPr="00C43A8C">
        <w:rPr>
          <w:rFonts w:ascii="Times New Roman" w:hAnsi="Times New Roman" w:cs="Times New Roman"/>
        </w:rPr>
        <w:t xml:space="preserve">In your opinion, how likely is it that Dan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has accepted bribes or engaged in other </w:t>
      </w:r>
      <w:del w:id="67" w:author="Brendan Nyhan" w:date="2012-10-08T14:03:00Z">
        <w:r w:rsidRPr="00C43A8C" w:rsidDel="00E57E60">
          <w:rPr>
            <w:rFonts w:ascii="Times New Roman" w:hAnsi="Times New Roman" w:cs="Times New Roman"/>
          </w:rPr>
          <w:delText xml:space="preserve">corrupt </w:delText>
        </w:r>
      </w:del>
      <w:ins w:id="68" w:author="Brendan Nyhan" w:date="2012-10-08T14:03:00Z">
        <w:r w:rsidR="00E57E60">
          <w:rPr>
            <w:rFonts w:ascii="Times New Roman" w:hAnsi="Times New Roman" w:cs="Times New Roman"/>
          </w:rPr>
          <w:t>illegal</w:t>
        </w:r>
        <w:r w:rsidR="00E57E60" w:rsidRPr="00C43A8C">
          <w:rPr>
            <w:rFonts w:ascii="Times New Roman" w:hAnsi="Times New Roman" w:cs="Times New Roman"/>
          </w:rPr>
          <w:t xml:space="preserve"> </w:t>
        </w:r>
      </w:ins>
      <w:r w:rsidRPr="00C43A8C">
        <w:rPr>
          <w:rFonts w:ascii="Times New Roman" w:hAnsi="Times New Roman" w:cs="Times New Roman"/>
        </w:rPr>
        <w:t>practices?</w:t>
      </w:r>
    </w:p>
    <w:p w14:paraId="20C31FE5" w14:textId="77777777" w:rsidR="00E57E60" w:rsidRDefault="00E57E60" w:rsidP="00E57E60">
      <w:pPr>
        <w:pStyle w:val="ListParagraph"/>
        <w:keepNext/>
        <w:numPr>
          <w:ilvl w:val="0"/>
          <w:numId w:val="4"/>
        </w:numPr>
        <w:spacing w:after="0" w:line="240" w:lineRule="auto"/>
        <w:ind w:left="0" w:firstLine="0"/>
        <w:rPr>
          <w:ins w:id="69" w:author="Brendan Nyhan" w:date="2012-10-08T14:06:00Z"/>
          <w:rFonts w:ascii="Times New Roman" w:hAnsi="Times New Roman" w:cs="Times New Roman"/>
        </w:rPr>
        <w:pPrChange w:id="70" w:author="Brendan Nyhan" w:date="2012-10-08T14:06:00Z">
          <w:pPr>
            <w:spacing w:after="0" w:line="240" w:lineRule="auto"/>
          </w:pPr>
        </w:pPrChange>
      </w:pPr>
      <w:ins w:id="71" w:author="Brendan Nyhan" w:date="2012-10-08T14:02:00Z">
        <w:r w:rsidRPr="00E57E60">
          <w:rPr>
            <w:rFonts w:ascii="Times New Roman" w:hAnsi="Times New Roman" w:cs="Times New Roman"/>
            <w:rPrChange w:id="72" w:author="Brendan Nyhan" w:date="2012-10-08T14:06:00Z">
              <w:rPr/>
            </w:rPrChange>
          </w:rPr>
          <w:t>Extremely likely [1]</w:t>
        </w:r>
      </w:ins>
    </w:p>
    <w:p w14:paraId="0360BA23" w14:textId="77777777" w:rsidR="00E57E60" w:rsidRDefault="00E57E60" w:rsidP="00E57E60">
      <w:pPr>
        <w:pStyle w:val="ListParagraph"/>
        <w:keepNext/>
        <w:numPr>
          <w:ilvl w:val="0"/>
          <w:numId w:val="4"/>
        </w:numPr>
        <w:spacing w:after="0" w:line="240" w:lineRule="auto"/>
        <w:ind w:left="0" w:firstLine="0"/>
        <w:rPr>
          <w:ins w:id="73" w:author="Brendan Nyhan" w:date="2012-10-08T14:06:00Z"/>
          <w:rFonts w:ascii="Times New Roman" w:hAnsi="Times New Roman" w:cs="Times New Roman"/>
        </w:rPr>
        <w:pPrChange w:id="74" w:author="Brendan Nyhan" w:date="2012-10-08T14:06:00Z">
          <w:pPr>
            <w:spacing w:after="0" w:line="240" w:lineRule="auto"/>
          </w:pPr>
        </w:pPrChange>
      </w:pPr>
      <w:ins w:id="75" w:author="Brendan Nyhan" w:date="2012-10-08T14:02:00Z">
        <w:r w:rsidRPr="00E57E60">
          <w:rPr>
            <w:rFonts w:ascii="Times New Roman" w:hAnsi="Times New Roman" w:cs="Times New Roman"/>
            <w:rPrChange w:id="76" w:author="Brendan Nyhan" w:date="2012-10-08T14:06:00Z">
              <w:rPr/>
            </w:rPrChange>
          </w:rPr>
          <w:t xml:space="preserve">Very likely [2] </w:t>
        </w:r>
      </w:ins>
    </w:p>
    <w:p w14:paraId="36752F91" w14:textId="77777777" w:rsidR="00E57E60" w:rsidRDefault="00E57E60" w:rsidP="00E57E60">
      <w:pPr>
        <w:pStyle w:val="ListParagraph"/>
        <w:keepNext/>
        <w:numPr>
          <w:ilvl w:val="0"/>
          <w:numId w:val="4"/>
        </w:numPr>
        <w:spacing w:after="0" w:line="240" w:lineRule="auto"/>
        <w:ind w:left="0" w:firstLine="0"/>
        <w:rPr>
          <w:ins w:id="77" w:author="Brendan Nyhan" w:date="2012-10-08T14:06:00Z"/>
          <w:rFonts w:ascii="Times New Roman" w:hAnsi="Times New Roman" w:cs="Times New Roman"/>
        </w:rPr>
        <w:pPrChange w:id="78" w:author="Brendan Nyhan" w:date="2012-10-08T14:06:00Z">
          <w:pPr>
            <w:spacing w:after="0" w:line="240" w:lineRule="auto"/>
          </w:pPr>
        </w:pPrChange>
      </w:pPr>
      <w:ins w:id="79" w:author="Brendan Nyhan" w:date="2012-10-08T14:02:00Z">
        <w:r w:rsidRPr="00E57E60">
          <w:rPr>
            <w:rFonts w:ascii="Times New Roman" w:hAnsi="Times New Roman" w:cs="Times New Roman"/>
            <w:rPrChange w:id="80" w:author="Brendan Nyhan" w:date="2012-10-08T14:06:00Z">
              <w:rPr/>
            </w:rPrChange>
          </w:rPr>
          <w:t xml:space="preserve">Moderately likely [3] </w:t>
        </w:r>
      </w:ins>
    </w:p>
    <w:p w14:paraId="0071E0B8" w14:textId="48AEB0A8" w:rsidR="00E57E60" w:rsidRDefault="00E57E60" w:rsidP="00E57E60">
      <w:pPr>
        <w:pStyle w:val="ListParagraph"/>
        <w:keepNext/>
        <w:numPr>
          <w:ilvl w:val="0"/>
          <w:numId w:val="4"/>
        </w:numPr>
        <w:spacing w:after="0" w:line="240" w:lineRule="auto"/>
        <w:ind w:left="0" w:firstLine="0"/>
        <w:rPr>
          <w:rFonts w:ascii="Times New Roman" w:hAnsi="Times New Roman" w:cs="Times New Roman"/>
        </w:rPr>
        <w:pPrChange w:id="81" w:author="Brendan Nyhan" w:date="2012-10-08T14:06:00Z">
          <w:pPr>
            <w:spacing w:after="0" w:line="240" w:lineRule="auto"/>
          </w:pPr>
        </w:pPrChange>
      </w:pPr>
      <w:ins w:id="82" w:author="Brendan Nyhan" w:date="2012-10-08T14:02:00Z">
        <w:r w:rsidRPr="00E57E60">
          <w:rPr>
            <w:rFonts w:ascii="Times New Roman" w:hAnsi="Times New Roman" w:cs="Times New Roman"/>
            <w:rPrChange w:id="83" w:author="Brendan Nyhan" w:date="2012-10-08T14:06:00Z">
              <w:rPr/>
            </w:rPrChange>
          </w:rPr>
          <w:t xml:space="preserve">A little likely [4] </w:t>
        </w:r>
      </w:ins>
    </w:p>
    <w:p w14:paraId="00C2D8D7" w14:textId="163F1BB0" w:rsidR="00A57009" w:rsidRPr="00E57E60" w:rsidDel="00E57E60" w:rsidRDefault="00E57E60" w:rsidP="00E57E60">
      <w:pPr>
        <w:pStyle w:val="ListParagraph"/>
        <w:keepNext/>
        <w:numPr>
          <w:ilvl w:val="0"/>
          <w:numId w:val="10"/>
        </w:numPr>
        <w:spacing w:after="0" w:line="240" w:lineRule="auto"/>
        <w:ind w:left="720" w:firstLine="0"/>
        <w:rPr>
          <w:del w:id="84" w:author="Brendan Nyhan" w:date="2012-10-08T14:02:00Z"/>
          <w:rFonts w:ascii="Times New Roman" w:hAnsi="Times New Roman" w:cs="Times New Roman"/>
          <w:rPrChange w:id="85" w:author="Brendan Nyhan" w:date="2012-10-08T14:06:00Z">
            <w:rPr>
              <w:del w:id="86" w:author="Brendan Nyhan" w:date="2012-10-08T14:02:00Z"/>
            </w:rPr>
          </w:rPrChange>
        </w:rPr>
        <w:pPrChange w:id="87" w:author="Brendan Nyhan" w:date="2012-10-08T14:07:00Z">
          <w:pPr>
            <w:pStyle w:val="ListParagraph"/>
            <w:keepNext/>
            <w:numPr>
              <w:numId w:val="4"/>
            </w:numPr>
            <w:spacing w:after="0" w:line="240" w:lineRule="auto"/>
            <w:ind w:left="0"/>
          </w:pPr>
        </w:pPrChange>
      </w:pPr>
      <w:del w:id="88" w:author="Brendan Nyhan" w:date="2012-10-08T14:08:00Z">
        <w:r w:rsidDel="00E57E60">
          <w:rPr>
            <w:rFonts w:ascii="Times New Roman" w:hAnsi="Times New Roman" w:cs="Times New Roman"/>
          </w:rPr>
          <w:delText>No</w:delText>
        </w:r>
      </w:del>
      <w:ins w:id="89" w:author="Brendan Nyhan" w:date="2012-10-08T14:08:00Z">
        <w:r>
          <w:rPr>
            <w:rFonts w:ascii="Times New Roman" w:hAnsi="Times New Roman" w:cs="Times New Roman"/>
          </w:rPr>
          <w:t>No</w:t>
        </w:r>
      </w:ins>
      <w:bookmarkStart w:id="90" w:name="_GoBack"/>
      <w:bookmarkEnd w:id="90"/>
      <w:ins w:id="91" w:author="Brendan Nyhan" w:date="2012-10-08T14:02:00Z">
        <w:r w:rsidRPr="00E57E60">
          <w:rPr>
            <w:rFonts w:ascii="Times New Roman" w:hAnsi="Times New Roman" w:cs="Times New Roman"/>
            <w:rPrChange w:id="92" w:author="Brendan Nyhan" w:date="2012-10-08T14:06:00Z">
              <w:rPr/>
            </w:rPrChange>
          </w:rPr>
          <w:t>t at all likely [5]</w:t>
        </w:r>
      </w:ins>
      <w:del w:id="93" w:author="Brendan Nyhan" w:date="2012-10-08T14:02:00Z">
        <w:r w:rsidR="00643C4C" w:rsidRPr="00E57E60" w:rsidDel="00E57E60">
          <w:rPr>
            <w:rFonts w:ascii="Times New Roman" w:hAnsi="Times New Roman" w:cs="Times New Roman"/>
            <w:rPrChange w:id="94" w:author="Brendan Nyhan" w:date="2012-10-08T14:06:00Z">
              <w:rPr/>
            </w:rPrChange>
          </w:rPr>
          <w:delText>Very likely (1)</w:delText>
        </w:r>
      </w:del>
    </w:p>
    <w:p w14:paraId="4E0559C4" w14:textId="16C9A356" w:rsidR="00A57009" w:rsidRPr="00C43A8C" w:rsidDel="00E57E60" w:rsidRDefault="00643C4C" w:rsidP="00E57E60">
      <w:pPr>
        <w:pStyle w:val="ListParagraph"/>
        <w:rPr>
          <w:del w:id="95" w:author="Brendan Nyhan" w:date="2012-10-08T14:02:00Z"/>
        </w:rPr>
        <w:pPrChange w:id="96" w:author="Brendan Nyhan" w:date="2012-10-08T14:07:00Z">
          <w:pPr>
            <w:pStyle w:val="ListParagraph"/>
            <w:keepNext/>
            <w:numPr>
              <w:numId w:val="4"/>
            </w:numPr>
            <w:spacing w:after="0" w:line="240" w:lineRule="auto"/>
            <w:ind w:left="0"/>
          </w:pPr>
        </w:pPrChange>
      </w:pPr>
      <w:del w:id="97" w:author="Brendan Nyhan" w:date="2012-10-08T14:02:00Z">
        <w:r w:rsidRPr="00C43A8C" w:rsidDel="00E57E60">
          <w:delText>Somewhat likely (2)</w:delText>
        </w:r>
      </w:del>
    </w:p>
    <w:p w14:paraId="3E518DBE" w14:textId="0BF5C519" w:rsidR="00A57009" w:rsidRPr="00C43A8C" w:rsidDel="00E57E60" w:rsidRDefault="00643C4C" w:rsidP="00E57E60">
      <w:pPr>
        <w:pStyle w:val="ListParagraph"/>
        <w:rPr>
          <w:del w:id="98" w:author="Brendan Nyhan" w:date="2012-10-08T14:02:00Z"/>
        </w:rPr>
        <w:pPrChange w:id="99" w:author="Brendan Nyhan" w:date="2012-10-08T14:07:00Z">
          <w:pPr>
            <w:pStyle w:val="ListParagraph"/>
            <w:keepNext/>
            <w:numPr>
              <w:numId w:val="4"/>
            </w:numPr>
            <w:spacing w:after="0" w:line="240" w:lineRule="auto"/>
            <w:ind w:left="0"/>
          </w:pPr>
        </w:pPrChange>
      </w:pPr>
      <w:del w:id="100" w:author="Brendan Nyhan" w:date="2012-10-08T14:02:00Z">
        <w:r w:rsidRPr="00C43A8C" w:rsidDel="00E57E60">
          <w:delText>Not very likely (3)</w:delText>
        </w:r>
      </w:del>
    </w:p>
    <w:p w14:paraId="59B799A6" w14:textId="3364ABA1" w:rsidR="00A57009" w:rsidRPr="00C43A8C" w:rsidDel="00E57E60" w:rsidRDefault="00643C4C" w:rsidP="00E57E60">
      <w:pPr>
        <w:pStyle w:val="ListParagraph"/>
        <w:rPr>
          <w:del w:id="101" w:author="Brendan Nyhan" w:date="2012-10-08T14:02:00Z"/>
        </w:rPr>
        <w:pPrChange w:id="102" w:author="Brendan Nyhan" w:date="2012-10-08T14:07:00Z">
          <w:pPr>
            <w:pStyle w:val="ListParagraph"/>
            <w:keepNext/>
            <w:numPr>
              <w:numId w:val="4"/>
            </w:numPr>
            <w:spacing w:after="0" w:line="240" w:lineRule="auto"/>
            <w:ind w:left="0"/>
          </w:pPr>
        </w:pPrChange>
      </w:pPr>
      <w:del w:id="103" w:author="Brendan Nyhan" w:date="2012-10-08T14:02:00Z">
        <w:r w:rsidRPr="00C43A8C" w:rsidDel="00E57E60">
          <w:delText>Not likely at all (4)</w:delText>
        </w:r>
      </w:del>
    </w:p>
    <w:p w14:paraId="738E5729" w14:textId="77777777" w:rsidR="00A57009" w:rsidRDefault="00A57009" w:rsidP="00E57E60">
      <w:pPr>
        <w:pStyle w:val="ListParagraph"/>
        <w:pPrChange w:id="104" w:author="Brendan Nyhan" w:date="2012-10-08T14:07:00Z">
          <w:pPr>
            <w:spacing w:after="0" w:line="240" w:lineRule="auto"/>
          </w:pPr>
        </w:pPrChange>
      </w:pPr>
    </w:p>
    <w:p w14:paraId="0F9CF8FB" w14:textId="666E7DAB" w:rsidR="000E0D12" w:rsidRPr="00C43A8C" w:rsidDel="00E57E60" w:rsidRDefault="000E0D12" w:rsidP="000E0D12">
      <w:pPr>
        <w:keepNext/>
        <w:spacing w:after="0" w:line="240" w:lineRule="auto"/>
        <w:rPr>
          <w:del w:id="105" w:author="Brendan Nyhan" w:date="2012-10-08T14:02:00Z"/>
          <w:rFonts w:ascii="Times New Roman" w:hAnsi="Times New Roman" w:cs="Times New Roman"/>
        </w:rPr>
      </w:pPr>
      <w:del w:id="106" w:author="Brendan Nyhan" w:date="2012-10-08T14:02:00Z">
        <w:r w:rsidDel="00E57E60">
          <w:rPr>
            <w:rFonts w:ascii="Times New Roman" w:hAnsi="Times New Roman" w:cs="Times New Roman"/>
          </w:rPr>
          <w:delText>---page break---</w:delText>
        </w:r>
      </w:del>
    </w:p>
    <w:p w14:paraId="1E6479AF" w14:textId="11461064" w:rsidR="000E0D12" w:rsidRPr="00C43A8C" w:rsidDel="00E57E60" w:rsidRDefault="000E0D12" w:rsidP="002821E4">
      <w:pPr>
        <w:spacing w:after="0" w:line="240" w:lineRule="auto"/>
        <w:rPr>
          <w:del w:id="107" w:author="Brendan Nyhan" w:date="2012-10-08T14:06:00Z"/>
          <w:rFonts w:ascii="Times New Roman" w:hAnsi="Times New Roman" w:cs="Times New Roman"/>
        </w:rPr>
      </w:pPr>
    </w:p>
    <w:p w14:paraId="7E08444C" w14:textId="09CD272C" w:rsidR="00A57009" w:rsidRPr="00C43A8C" w:rsidRDefault="00643C4C" w:rsidP="000E0D12">
      <w:pPr>
        <w:spacing w:after="0" w:line="240" w:lineRule="auto"/>
        <w:rPr>
          <w:rFonts w:ascii="Times New Roman" w:hAnsi="Times New Roman" w:cs="Times New Roman"/>
        </w:rPr>
      </w:pPr>
      <w:r w:rsidRPr="00C43A8C">
        <w:rPr>
          <w:rFonts w:ascii="Times New Roman" w:hAnsi="Times New Roman" w:cs="Times New Roman"/>
        </w:rPr>
        <w:t xml:space="preserve">What part of Alaska did Dan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represent in the State Senate?</w:t>
      </w:r>
    </w:p>
    <w:p w14:paraId="1E3114E4"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Anchorage (1)</w:t>
      </w:r>
    </w:p>
    <w:p w14:paraId="5BFB3D47"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Fairbanks (2)</w:t>
      </w:r>
    </w:p>
    <w:p w14:paraId="506AAD73"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Juneau (3)</w:t>
      </w:r>
    </w:p>
    <w:p w14:paraId="278CFAC2"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Yukon (4)</w:t>
      </w:r>
    </w:p>
    <w:p w14:paraId="667CA01E" w14:textId="77777777" w:rsidR="00A57009" w:rsidRDefault="00A57009" w:rsidP="002821E4">
      <w:pPr>
        <w:spacing w:after="0" w:line="240" w:lineRule="auto"/>
        <w:rPr>
          <w:rFonts w:ascii="Times New Roman" w:hAnsi="Times New Roman" w:cs="Times New Roman"/>
        </w:rPr>
      </w:pPr>
    </w:p>
    <w:p w14:paraId="23C334A0"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140876D3" w14:textId="77777777" w:rsidR="000E0D12" w:rsidRDefault="000E0D12" w:rsidP="002821E4">
      <w:pPr>
        <w:spacing w:after="0" w:line="240" w:lineRule="auto"/>
        <w:rPr>
          <w:rFonts w:ascii="Times New Roman" w:hAnsi="Times New Roman" w:cs="Times New Roman"/>
        </w:rPr>
      </w:pPr>
    </w:p>
    <w:p w14:paraId="12C6ABE7" w14:textId="5FCD6DF1" w:rsidR="000E0D12" w:rsidRPr="00C43A8C" w:rsidRDefault="000E0D12" w:rsidP="002821E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do</w:t>
      </w:r>
      <w:proofErr w:type="gramEnd"/>
      <w:r>
        <w:rPr>
          <w:rFonts w:ascii="Times New Roman" w:hAnsi="Times New Roman" w:cs="Times New Roman"/>
        </w:rPr>
        <w:t xml:space="preserve"> not show to block 1]</w:t>
      </w:r>
    </w:p>
    <w:p w14:paraId="42ECF978" w14:textId="155E5AC8" w:rsidR="00A57009" w:rsidRPr="00C43A8C" w:rsidRDefault="00643C4C" w:rsidP="000E0D12">
      <w:pPr>
        <w:spacing w:after="0" w:line="240" w:lineRule="auto"/>
        <w:rPr>
          <w:rFonts w:ascii="Times New Roman" w:hAnsi="Times New Roman" w:cs="Times New Roman"/>
        </w:rPr>
      </w:pPr>
      <w:r w:rsidRPr="00C43A8C">
        <w:rPr>
          <w:rFonts w:ascii="Times New Roman" w:hAnsi="Times New Roman" w:cs="Times New Roman"/>
        </w:rPr>
        <w:t xml:space="preserve">How will a replacement senator be chosen for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district?</w:t>
      </w:r>
    </w:p>
    <w:p w14:paraId="182B3C20"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Appointed by governor (1)</w:t>
      </w:r>
    </w:p>
    <w:p w14:paraId="4DAE4EB2"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Special election (2)</w:t>
      </w:r>
    </w:p>
    <w:p w14:paraId="330DEFE9"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Next general election (3)</w:t>
      </w:r>
    </w:p>
    <w:p w14:paraId="38B9910A"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Chosen by state senate special committee (4)</w:t>
      </w:r>
    </w:p>
    <w:p w14:paraId="41FE0CD7" w14:textId="77777777" w:rsidR="00A57009" w:rsidRPr="00C43A8C" w:rsidRDefault="00A57009" w:rsidP="002821E4">
      <w:pPr>
        <w:spacing w:after="0" w:line="240" w:lineRule="auto"/>
        <w:rPr>
          <w:rFonts w:ascii="Times New Roman" w:hAnsi="Times New Roman" w:cs="Times New Roman"/>
        </w:rPr>
      </w:pPr>
    </w:p>
    <w:p w14:paraId="4367A432"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7A12FAE9" w14:textId="77777777" w:rsidR="000E0D12" w:rsidRDefault="000E0D12" w:rsidP="000E0D12">
      <w:pPr>
        <w:spacing w:after="0" w:line="240" w:lineRule="auto"/>
        <w:rPr>
          <w:rFonts w:ascii="Times New Roman" w:hAnsi="Times New Roman" w:cs="Times New Roman"/>
        </w:rPr>
      </w:pPr>
    </w:p>
    <w:p w14:paraId="4530BA4D" w14:textId="77777777" w:rsidR="000E0D12" w:rsidRPr="00C43A8C" w:rsidRDefault="000E0D12" w:rsidP="000E0D12">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do</w:t>
      </w:r>
      <w:proofErr w:type="gramEnd"/>
      <w:r>
        <w:rPr>
          <w:rFonts w:ascii="Times New Roman" w:hAnsi="Times New Roman" w:cs="Times New Roman"/>
        </w:rPr>
        <w:t xml:space="preserve"> not show to block 1]</w:t>
      </w:r>
    </w:p>
    <w:p w14:paraId="4A3F76A3" w14:textId="2905179D" w:rsidR="00A57009" w:rsidRPr="00C43A8C" w:rsidRDefault="00A57009" w:rsidP="002821E4">
      <w:pPr>
        <w:spacing w:after="0" w:line="240" w:lineRule="auto"/>
        <w:rPr>
          <w:rFonts w:ascii="Times New Roman" w:hAnsi="Times New Roman" w:cs="Times New Roman"/>
        </w:rPr>
      </w:pPr>
    </w:p>
    <w:p w14:paraId="2F438533" w14:textId="7F678717"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Whic</w:t>
      </w:r>
      <w:r w:rsidR="000E0D12">
        <w:rPr>
          <w:rFonts w:ascii="Times New Roman" w:hAnsi="Times New Roman" w:cs="Times New Roman"/>
        </w:rPr>
        <w:t>h committee in the state senate was</w:t>
      </w:r>
      <w:r w:rsidRPr="00C43A8C">
        <w:rPr>
          <w:rFonts w:ascii="Times New Roman" w:hAnsi="Times New Roman" w:cs="Times New Roman"/>
        </w:rPr>
        <w:t xml:space="preserve">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w:t>
      </w:r>
      <w:r w:rsidR="000E0D12">
        <w:rPr>
          <w:rFonts w:ascii="Times New Roman" w:hAnsi="Times New Roman" w:cs="Times New Roman"/>
        </w:rPr>
        <w:t>a member of</w:t>
      </w:r>
      <w:r w:rsidRPr="00C43A8C">
        <w:rPr>
          <w:rFonts w:ascii="Times New Roman" w:hAnsi="Times New Roman" w:cs="Times New Roman"/>
        </w:rPr>
        <w:t>?</w:t>
      </w:r>
    </w:p>
    <w:p w14:paraId="4C59C8EC"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Economic Development (1)</w:t>
      </w:r>
    </w:p>
    <w:p w14:paraId="2B7DE5F2"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Energy (2)</w:t>
      </w:r>
    </w:p>
    <w:p w14:paraId="17EB3116"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Finance (3)</w:t>
      </w:r>
    </w:p>
    <w:p w14:paraId="34C6C700"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Fisheries (4)</w:t>
      </w:r>
    </w:p>
    <w:p w14:paraId="48CD12B5" w14:textId="77777777" w:rsidR="00A57009" w:rsidRPr="00C43A8C" w:rsidRDefault="00A57009" w:rsidP="002821E4">
      <w:pPr>
        <w:spacing w:after="0" w:line="240" w:lineRule="auto"/>
        <w:rPr>
          <w:rFonts w:ascii="Times New Roman" w:hAnsi="Times New Roman" w:cs="Times New Roman"/>
        </w:rPr>
      </w:pPr>
    </w:p>
    <w:p w14:paraId="7E537D12" w14:textId="77777777" w:rsidR="00A57009" w:rsidRPr="00C43A8C" w:rsidRDefault="00643C4C" w:rsidP="002821E4">
      <w:pPr>
        <w:spacing w:after="0" w:line="240" w:lineRule="auto"/>
        <w:rPr>
          <w:rFonts w:ascii="Times New Roman" w:hAnsi="Times New Roman" w:cs="Times New Roman"/>
        </w:rPr>
      </w:pPr>
      <w:r w:rsidRPr="00C43A8C">
        <w:rPr>
          <w:rFonts w:ascii="Times New Roman" w:hAnsi="Times New Roman" w:cs="Times New Roman"/>
        </w:rPr>
        <w:br w:type="page"/>
      </w:r>
    </w:p>
    <w:p w14:paraId="0E32C8C6"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lastRenderedPageBreak/>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4D4D0023" w14:textId="77777777" w:rsidR="000E0D12" w:rsidRDefault="000E0D12" w:rsidP="000E0D12">
      <w:pPr>
        <w:spacing w:after="0" w:line="240" w:lineRule="auto"/>
        <w:rPr>
          <w:rFonts w:ascii="Times New Roman" w:hAnsi="Times New Roman" w:cs="Times New Roman"/>
        </w:rPr>
      </w:pPr>
    </w:p>
    <w:p w14:paraId="63F21B24" w14:textId="41B66AFA"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We would now like to ask you some additional questions about the dispatches you read earlier. Please respond to each in as much detail as possible in the text box below. Note: We are interested in your beliefs about the story.</w:t>
      </w:r>
    </w:p>
    <w:p w14:paraId="5A081ACE" w14:textId="77777777" w:rsidR="00A57009" w:rsidRPr="00C43A8C" w:rsidRDefault="00A57009" w:rsidP="002821E4">
      <w:pPr>
        <w:spacing w:after="0" w:line="240" w:lineRule="auto"/>
        <w:rPr>
          <w:rFonts w:ascii="Times New Roman" w:hAnsi="Times New Roman" w:cs="Times New Roman"/>
        </w:rPr>
      </w:pPr>
    </w:p>
    <w:p w14:paraId="03F92BCE" w14:textId="41453CF7" w:rsidR="00A57009"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 xml:space="preserve">Why did Dan </w:t>
      </w:r>
      <w:proofErr w:type="spellStart"/>
      <w:r w:rsidRPr="00C43A8C">
        <w:rPr>
          <w:rFonts w:ascii="Times New Roman" w:hAnsi="Times New Roman" w:cs="Times New Roman"/>
        </w:rPr>
        <w:t>Swensen</w:t>
      </w:r>
      <w:proofErr w:type="spellEnd"/>
      <w:r w:rsidRPr="00C43A8C">
        <w:rPr>
          <w:rFonts w:ascii="Times New Roman" w:hAnsi="Times New Roman" w:cs="Times New Roman"/>
        </w:rPr>
        <w:t xml:space="preserve"> resign from office so suddenly?</w:t>
      </w:r>
    </w:p>
    <w:p w14:paraId="184097D0" w14:textId="77777777" w:rsidR="000E0D12" w:rsidRDefault="000E0D12" w:rsidP="002821E4">
      <w:pPr>
        <w:keepNext/>
        <w:spacing w:after="0" w:line="240" w:lineRule="auto"/>
        <w:rPr>
          <w:rFonts w:ascii="Times New Roman" w:hAnsi="Times New Roman" w:cs="Times New Roman"/>
        </w:rPr>
      </w:pPr>
    </w:p>
    <w:p w14:paraId="010CD65E" w14:textId="619A5B65" w:rsidR="000E0D12" w:rsidRDefault="000E0D12" w:rsidP="002821E4">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text</w:t>
      </w:r>
      <w:proofErr w:type="gramEnd"/>
      <w:r>
        <w:rPr>
          <w:rFonts w:ascii="Times New Roman" w:hAnsi="Times New Roman" w:cs="Times New Roman"/>
        </w:rPr>
        <w:t xml:space="preserve"> box]</w:t>
      </w:r>
    </w:p>
    <w:p w14:paraId="6488726B" w14:textId="77777777" w:rsidR="000E0D12" w:rsidRDefault="000E0D12" w:rsidP="002821E4">
      <w:pPr>
        <w:keepNext/>
        <w:spacing w:after="0" w:line="240" w:lineRule="auto"/>
        <w:rPr>
          <w:rFonts w:ascii="Times New Roman" w:hAnsi="Times New Roman" w:cs="Times New Roman"/>
        </w:rPr>
      </w:pPr>
    </w:p>
    <w:p w14:paraId="1C08048F"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79B125E7" w14:textId="77777777" w:rsidR="000E0D12" w:rsidRPr="00C43A8C" w:rsidRDefault="000E0D12" w:rsidP="002821E4">
      <w:pPr>
        <w:keepNext/>
        <w:spacing w:after="0" w:line="240" w:lineRule="auto"/>
        <w:rPr>
          <w:rFonts w:ascii="Times New Roman" w:hAnsi="Times New Roman" w:cs="Times New Roman"/>
        </w:rPr>
      </w:pPr>
    </w:p>
    <w:p w14:paraId="66785F78" w14:textId="2437668C" w:rsidR="00A57009" w:rsidRPr="00C43A8C" w:rsidRDefault="00643C4C" w:rsidP="000E0D12">
      <w:pPr>
        <w:spacing w:after="0" w:line="240" w:lineRule="auto"/>
        <w:rPr>
          <w:rFonts w:ascii="Times New Roman" w:hAnsi="Times New Roman" w:cs="Times New Roman"/>
        </w:rPr>
      </w:pPr>
      <w:r w:rsidRPr="00C43A8C">
        <w:rPr>
          <w:rFonts w:ascii="Times New Roman" w:hAnsi="Times New Roman" w:cs="Times New Roman"/>
        </w:rPr>
        <w:t xml:space="preserve">Why do you think the documents were being shredded in </w:t>
      </w:r>
      <w:proofErr w:type="spellStart"/>
      <w:r w:rsidRPr="00C43A8C">
        <w:rPr>
          <w:rFonts w:ascii="Times New Roman" w:hAnsi="Times New Roman" w:cs="Times New Roman"/>
        </w:rPr>
        <w:t>Swensen's</w:t>
      </w:r>
      <w:proofErr w:type="spellEnd"/>
      <w:r w:rsidRPr="00C43A8C">
        <w:rPr>
          <w:rFonts w:ascii="Times New Roman" w:hAnsi="Times New Roman" w:cs="Times New Roman"/>
        </w:rPr>
        <w:t xml:space="preserve"> office?</w:t>
      </w:r>
    </w:p>
    <w:p w14:paraId="32F36EC3" w14:textId="77777777" w:rsidR="00A57009" w:rsidRDefault="00A57009" w:rsidP="002821E4">
      <w:pPr>
        <w:spacing w:after="0" w:line="240" w:lineRule="auto"/>
        <w:rPr>
          <w:rFonts w:ascii="Times New Roman" w:hAnsi="Times New Roman" w:cs="Times New Roman"/>
        </w:rPr>
      </w:pPr>
    </w:p>
    <w:p w14:paraId="3DF7BDAE" w14:textId="77777777" w:rsidR="000E0D12"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text</w:t>
      </w:r>
      <w:proofErr w:type="gramEnd"/>
      <w:r>
        <w:rPr>
          <w:rFonts w:ascii="Times New Roman" w:hAnsi="Times New Roman" w:cs="Times New Roman"/>
        </w:rPr>
        <w:t xml:space="preserve"> box]</w:t>
      </w:r>
    </w:p>
    <w:p w14:paraId="64349825" w14:textId="77777777" w:rsidR="000E0D12" w:rsidRDefault="000E0D12" w:rsidP="000E0D12">
      <w:pPr>
        <w:keepNext/>
        <w:spacing w:after="0" w:line="240" w:lineRule="auto"/>
        <w:rPr>
          <w:rFonts w:ascii="Times New Roman" w:hAnsi="Times New Roman" w:cs="Times New Roman"/>
        </w:rPr>
      </w:pPr>
    </w:p>
    <w:p w14:paraId="50BDBEC6"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77E597A6" w14:textId="77777777" w:rsidR="000E0D12" w:rsidRPr="00C43A8C" w:rsidRDefault="000E0D12" w:rsidP="002821E4">
      <w:pPr>
        <w:spacing w:after="0" w:line="240" w:lineRule="auto"/>
        <w:rPr>
          <w:rFonts w:ascii="Times New Roman" w:hAnsi="Times New Roman" w:cs="Times New Roman"/>
        </w:rPr>
      </w:pPr>
    </w:p>
    <w:p w14:paraId="02F73273" w14:textId="3F3E6CC1" w:rsidR="00A57009" w:rsidRPr="00C43A8C" w:rsidRDefault="00643C4C" w:rsidP="000E0D12">
      <w:pPr>
        <w:spacing w:after="0" w:line="240" w:lineRule="auto"/>
        <w:rPr>
          <w:rFonts w:ascii="Times New Roman" w:hAnsi="Times New Roman" w:cs="Times New Roman"/>
        </w:rPr>
      </w:pPr>
      <w:r w:rsidRPr="00C43A8C">
        <w:rPr>
          <w:rFonts w:ascii="Times New Roman" w:hAnsi="Times New Roman" w:cs="Times New Roman"/>
        </w:rPr>
        <w:t xml:space="preserve">What is your opinion of Dan </w:t>
      </w:r>
      <w:proofErr w:type="spellStart"/>
      <w:r w:rsidRPr="00C43A8C">
        <w:rPr>
          <w:rFonts w:ascii="Times New Roman" w:hAnsi="Times New Roman" w:cs="Times New Roman"/>
        </w:rPr>
        <w:t>Swensen</w:t>
      </w:r>
      <w:proofErr w:type="spellEnd"/>
      <w:r w:rsidRPr="00C43A8C">
        <w:rPr>
          <w:rFonts w:ascii="Times New Roman" w:hAnsi="Times New Roman" w:cs="Times New Roman"/>
        </w:rPr>
        <w:t>?</w:t>
      </w:r>
    </w:p>
    <w:p w14:paraId="60570A31" w14:textId="77777777" w:rsidR="00A57009" w:rsidRDefault="00A57009" w:rsidP="002821E4">
      <w:pPr>
        <w:spacing w:after="0" w:line="240" w:lineRule="auto"/>
        <w:rPr>
          <w:rFonts w:ascii="Times New Roman" w:hAnsi="Times New Roman" w:cs="Times New Roman"/>
        </w:rPr>
      </w:pPr>
    </w:p>
    <w:p w14:paraId="057E1789" w14:textId="77777777" w:rsidR="000E0D12"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text</w:t>
      </w:r>
      <w:proofErr w:type="gramEnd"/>
      <w:r>
        <w:rPr>
          <w:rFonts w:ascii="Times New Roman" w:hAnsi="Times New Roman" w:cs="Times New Roman"/>
        </w:rPr>
        <w:t xml:space="preserve"> box]</w:t>
      </w:r>
    </w:p>
    <w:p w14:paraId="515998A4" w14:textId="77777777" w:rsidR="000E0D12" w:rsidRDefault="000E0D12" w:rsidP="000E0D12">
      <w:pPr>
        <w:keepNext/>
        <w:spacing w:after="0" w:line="240" w:lineRule="auto"/>
        <w:rPr>
          <w:rFonts w:ascii="Times New Roman" w:hAnsi="Times New Roman" w:cs="Times New Roman"/>
        </w:rPr>
      </w:pPr>
    </w:p>
    <w:p w14:paraId="7541BC6B" w14:textId="77777777" w:rsidR="000E0D12" w:rsidRPr="00C43A8C"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1A4C8B06" w14:textId="77777777" w:rsidR="000E0D12" w:rsidRPr="00C43A8C" w:rsidRDefault="000E0D12" w:rsidP="002821E4">
      <w:pPr>
        <w:spacing w:after="0" w:line="240" w:lineRule="auto"/>
        <w:rPr>
          <w:rFonts w:ascii="Times New Roman" w:hAnsi="Times New Roman" w:cs="Times New Roman"/>
        </w:rPr>
      </w:pPr>
    </w:p>
    <w:p w14:paraId="062EDE49" w14:textId="75E643D6"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Please answer the following questions about yourself.  Some people like to have responsibility for handling situations that require a lot of thinking, and other people don’t like to have responsibility for situations like that. What about you? Do you like having responsibility for handling situations that require a lot of thinking, do you dislike it, or do you neither like nor dislike it?        </w:t>
      </w:r>
    </w:p>
    <w:p w14:paraId="4F1250E3"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Like  (1)</w:t>
      </w:r>
    </w:p>
    <w:p w14:paraId="0CB6016A"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Neither like nor dislike (2)</w:t>
      </w:r>
    </w:p>
    <w:p w14:paraId="3D60F708"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Dislike (3)</w:t>
      </w:r>
    </w:p>
    <w:p w14:paraId="4BF1B83C" w14:textId="77777777" w:rsidR="00A57009" w:rsidRDefault="00A57009" w:rsidP="002821E4">
      <w:pPr>
        <w:spacing w:after="0" w:line="240" w:lineRule="auto"/>
        <w:rPr>
          <w:rFonts w:ascii="Times New Roman" w:hAnsi="Times New Roman" w:cs="Times New Roman"/>
        </w:rPr>
      </w:pPr>
    </w:p>
    <w:p w14:paraId="1085F819" w14:textId="7E8BA36E" w:rsidR="000E0D12" w:rsidRPr="00C43A8C" w:rsidRDefault="000E0D12" w:rsidP="000E0D12">
      <w:pPr>
        <w:spacing w:after="0" w:line="240" w:lineRule="auto"/>
        <w:ind w:left="720"/>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branching</w:t>
      </w:r>
      <w:proofErr w:type="gramEnd"/>
      <w:r>
        <w:rPr>
          <w:rFonts w:ascii="Times New Roman" w:hAnsi="Times New Roman" w:cs="Times New Roman"/>
        </w:rPr>
        <w:t>]</w:t>
      </w:r>
    </w:p>
    <w:p w14:paraId="1335B6D5" w14:textId="39691CE3" w:rsidR="00A57009" w:rsidRPr="00C43A8C" w:rsidRDefault="00643C4C" w:rsidP="000E0D12">
      <w:pPr>
        <w:keepNext/>
        <w:spacing w:after="0" w:line="240" w:lineRule="auto"/>
        <w:ind w:left="720"/>
        <w:rPr>
          <w:rFonts w:ascii="Times New Roman" w:hAnsi="Times New Roman" w:cs="Times New Roman"/>
        </w:rPr>
      </w:pPr>
      <w:r w:rsidRPr="00C43A8C">
        <w:rPr>
          <w:rFonts w:ascii="Times New Roman" w:hAnsi="Times New Roman" w:cs="Times New Roman"/>
        </w:rPr>
        <w:t>Do you like handling situations that require a lot of thinking a lot or somewhat?</w:t>
      </w:r>
    </w:p>
    <w:p w14:paraId="0EB3C57A" w14:textId="77777777" w:rsidR="00A57009" w:rsidRPr="00C43A8C" w:rsidRDefault="00643C4C" w:rsidP="000E0D12">
      <w:pPr>
        <w:pStyle w:val="ListParagraph"/>
        <w:keepNext/>
        <w:numPr>
          <w:ilvl w:val="0"/>
          <w:numId w:val="4"/>
        </w:numPr>
        <w:spacing w:after="0" w:line="240" w:lineRule="auto"/>
        <w:ind w:left="720" w:firstLine="0"/>
        <w:rPr>
          <w:rFonts w:ascii="Times New Roman" w:hAnsi="Times New Roman" w:cs="Times New Roman"/>
        </w:rPr>
      </w:pPr>
      <w:r w:rsidRPr="00C43A8C">
        <w:rPr>
          <w:rFonts w:ascii="Times New Roman" w:hAnsi="Times New Roman" w:cs="Times New Roman"/>
        </w:rPr>
        <w:t>A lot (1)</w:t>
      </w:r>
    </w:p>
    <w:p w14:paraId="21AB805C" w14:textId="77777777" w:rsidR="00A57009" w:rsidRPr="00C43A8C" w:rsidRDefault="00643C4C" w:rsidP="000E0D12">
      <w:pPr>
        <w:pStyle w:val="ListParagraph"/>
        <w:keepNext/>
        <w:numPr>
          <w:ilvl w:val="0"/>
          <w:numId w:val="4"/>
        </w:numPr>
        <w:spacing w:after="0" w:line="240" w:lineRule="auto"/>
        <w:ind w:left="720" w:firstLine="0"/>
        <w:rPr>
          <w:rFonts w:ascii="Times New Roman" w:hAnsi="Times New Roman" w:cs="Times New Roman"/>
        </w:rPr>
      </w:pPr>
      <w:r w:rsidRPr="00C43A8C">
        <w:rPr>
          <w:rFonts w:ascii="Times New Roman" w:hAnsi="Times New Roman" w:cs="Times New Roman"/>
        </w:rPr>
        <w:t>Somewhat (2)</w:t>
      </w:r>
    </w:p>
    <w:p w14:paraId="4B681540" w14:textId="77777777" w:rsidR="00A57009" w:rsidRPr="00C43A8C" w:rsidRDefault="00A57009" w:rsidP="000E0D12">
      <w:pPr>
        <w:spacing w:after="0" w:line="240" w:lineRule="auto"/>
        <w:ind w:left="720"/>
        <w:rPr>
          <w:rFonts w:ascii="Times New Roman" w:hAnsi="Times New Roman" w:cs="Times New Roman"/>
        </w:rPr>
      </w:pPr>
    </w:p>
    <w:p w14:paraId="73040B31" w14:textId="4E09B6AF" w:rsidR="00A57009" w:rsidRPr="00C43A8C" w:rsidRDefault="00643C4C" w:rsidP="000E0D12">
      <w:pPr>
        <w:keepNext/>
        <w:spacing w:after="0" w:line="240" w:lineRule="auto"/>
        <w:ind w:left="720"/>
        <w:rPr>
          <w:rFonts w:ascii="Times New Roman" w:hAnsi="Times New Roman" w:cs="Times New Roman"/>
        </w:rPr>
      </w:pPr>
      <w:r w:rsidRPr="00C43A8C">
        <w:rPr>
          <w:rFonts w:ascii="Times New Roman" w:hAnsi="Times New Roman" w:cs="Times New Roman"/>
        </w:rPr>
        <w:t>Do you dislike handling situations that require a lot of thinking a lot or somewhat?</w:t>
      </w:r>
    </w:p>
    <w:p w14:paraId="7D2E59EC" w14:textId="77777777" w:rsidR="00A57009" w:rsidRPr="00C43A8C" w:rsidRDefault="00643C4C" w:rsidP="000E0D12">
      <w:pPr>
        <w:pStyle w:val="ListParagraph"/>
        <w:keepNext/>
        <w:numPr>
          <w:ilvl w:val="0"/>
          <w:numId w:val="4"/>
        </w:numPr>
        <w:spacing w:after="0" w:line="240" w:lineRule="auto"/>
        <w:ind w:left="720" w:firstLine="0"/>
        <w:rPr>
          <w:rFonts w:ascii="Times New Roman" w:hAnsi="Times New Roman" w:cs="Times New Roman"/>
        </w:rPr>
      </w:pPr>
      <w:r w:rsidRPr="00C43A8C">
        <w:rPr>
          <w:rFonts w:ascii="Times New Roman" w:hAnsi="Times New Roman" w:cs="Times New Roman"/>
        </w:rPr>
        <w:t>A lot (1)</w:t>
      </w:r>
    </w:p>
    <w:p w14:paraId="763CAE23" w14:textId="77777777" w:rsidR="00A57009" w:rsidRPr="00C43A8C" w:rsidRDefault="00643C4C" w:rsidP="000E0D12">
      <w:pPr>
        <w:pStyle w:val="ListParagraph"/>
        <w:keepNext/>
        <w:numPr>
          <w:ilvl w:val="0"/>
          <w:numId w:val="4"/>
        </w:numPr>
        <w:spacing w:after="0" w:line="240" w:lineRule="auto"/>
        <w:ind w:left="720" w:firstLine="0"/>
        <w:rPr>
          <w:rFonts w:ascii="Times New Roman" w:hAnsi="Times New Roman" w:cs="Times New Roman"/>
        </w:rPr>
      </w:pPr>
      <w:r w:rsidRPr="00C43A8C">
        <w:rPr>
          <w:rFonts w:ascii="Times New Roman" w:hAnsi="Times New Roman" w:cs="Times New Roman"/>
        </w:rPr>
        <w:t>Somewhat (2)</w:t>
      </w:r>
    </w:p>
    <w:p w14:paraId="10F17B37" w14:textId="77777777" w:rsidR="00A57009" w:rsidRDefault="00A57009" w:rsidP="002821E4">
      <w:pPr>
        <w:spacing w:after="0" w:line="240" w:lineRule="auto"/>
        <w:rPr>
          <w:rFonts w:ascii="Times New Roman" w:hAnsi="Times New Roman" w:cs="Times New Roman"/>
        </w:rPr>
      </w:pPr>
    </w:p>
    <w:p w14:paraId="682D7712" w14:textId="65B5A4BC" w:rsidR="00A57009" w:rsidRPr="00C43A8C" w:rsidRDefault="00643C4C" w:rsidP="000E0D12">
      <w:pPr>
        <w:spacing w:after="0" w:line="240" w:lineRule="auto"/>
        <w:rPr>
          <w:rFonts w:ascii="Times New Roman" w:hAnsi="Times New Roman" w:cs="Times New Roman"/>
        </w:rPr>
      </w:pPr>
      <w:r w:rsidRPr="00C43A8C">
        <w:rPr>
          <w:rFonts w:ascii="Times New Roman" w:hAnsi="Times New Roman" w:cs="Times New Roman"/>
        </w:rPr>
        <w:t xml:space="preserve">Some people prefer to solve simple problems instead of complex ones, whereas other people prefer to solve more complex problems. Which </w:t>
      </w:r>
      <w:proofErr w:type="gramStart"/>
      <w:r w:rsidRPr="00C43A8C">
        <w:rPr>
          <w:rFonts w:ascii="Times New Roman" w:hAnsi="Times New Roman" w:cs="Times New Roman"/>
        </w:rPr>
        <w:t>type of problem to you prefer</w:t>
      </w:r>
      <w:proofErr w:type="gramEnd"/>
      <w:r w:rsidRPr="00C43A8C">
        <w:rPr>
          <w:rFonts w:ascii="Times New Roman" w:hAnsi="Times New Roman" w:cs="Times New Roman"/>
        </w:rPr>
        <w:t xml:space="preserve"> to solve: simple or complex?</w:t>
      </w:r>
    </w:p>
    <w:p w14:paraId="333DD71D"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Simple (1)</w:t>
      </w:r>
    </w:p>
    <w:p w14:paraId="66724AC0"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Complex (2)</w:t>
      </w:r>
    </w:p>
    <w:p w14:paraId="49AA9213" w14:textId="77777777" w:rsidR="00A57009" w:rsidRPr="00C43A8C" w:rsidRDefault="00A57009" w:rsidP="002821E4">
      <w:pPr>
        <w:spacing w:after="0" w:line="240" w:lineRule="auto"/>
        <w:rPr>
          <w:rFonts w:ascii="Times New Roman" w:hAnsi="Times New Roman" w:cs="Times New Roman"/>
        </w:rPr>
      </w:pPr>
    </w:p>
    <w:p w14:paraId="2FB2B314" w14:textId="77777777" w:rsidR="00A57009" w:rsidRPr="00C43A8C" w:rsidRDefault="00643C4C" w:rsidP="002821E4">
      <w:pPr>
        <w:spacing w:after="0" w:line="240" w:lineRule="auto"/>
        <w:rPr>
          <w:rFonts w:ascii="Times New Roman" w:hAnsi="Times New Roman" w:cs="Times New Roman"/>
        </w:rPr>
      </w:pPr>
      <w:r w:rsidRPr="00C43A8C">
        <w:rPr>
          <w:rFonts w:ascii="Times New Roman" w:hAnsi="Times New Roman" w:cs="Times New Roman"/>
        </w:rPr>
        <w:br w:type="page"/>
      </w:r>
    </w:p>
    <w:p w14:paraId="758CC760" w14:textId="047DB93A"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lastRenderedPageBreak/>
        <w:t>Some people have opinions about almost everything; other people have opinions about just some things; and still other people have very few opinions. What about you? Would you say you have opinions about almost everything, about many things, about some things, or about very few things?   </w:t>
      </w:r>
    </w:p>
    <w:p w14:paraId="34C9A829"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Almost everything (1)</w:t>
      </w:r>
    </w:p>
    <w:p w14:paraId="3744F128"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Many things (2)</w:t>
      </w:r>
    </w:p>
    <w:p w14:paraId="6AE45136"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 things (3)</w:t>
      </w:r>
    </w:p>
    <w:p w14:paraId="540C81F9"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Very few things (4)</w:t>
      </w:r>
    </w:p>
    <w:p w14:paraId="1AD7A8B3" w14:textId="77777777" w:rsidR="000E0D12" w:rsidRDefault="000E0D12" w:rsidP="000E0D12">
      <w:pPr>
        <w:keepNext/>
        <w:spacing w:after="0" w:line="240" w:lineRule="auto"/>
        <w:rPr>
          <w:rFonts w:ascii="Times New Roman" w:hAnsi="Times New Roman" w:cs="Times New Roman"/>
        </w:rPr>
      </w:pPr>
    </w:p>
    <w:p w14:paraId="043865E4" w14:textId="0A5095AC" w:rsidR="00A57009" w:rsidRPr="00C43A8C" w:rsidRDefault="00643C4C" w:rsidP="000E0D12">
      <w:pPr>
        <w:keepNext/>
        <w:spacing w:after="0" w:line="240" w:lineRule="auto"/>
        <w:rPr>
          <w:rFonts w:ascii="Times New Roman" w:hAnsi="Times New Roman" w:cs="Times New Roman"/>
        </w:rPr>
      </w:pPr>
      <w:r w:rsidRPr="00C43A8C">
        <w:rPr>
          <w:rFonts w:ascii="Times New Roman" w:hAnsi="Times New Roman" w:cs="Times New Roman"/>
        </w:rPr>
        <w:t>Compared to the average person, do you have fewer opinions about whether things are good or bad, about the same number of opinions, or more opinions?</w:t>
      </w:r>
    </w:p>
    <w:p w14:paraId="02A99454"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A lot fewer (1)</w:t>
      </w:r>
    </w:p>
    <w:p w14:paraId="3EAC0C58"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Somewhat fewer (2)</w:t>
      </w:r>
    </w:p>
    <w:p w14:paraId="69625DCA"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About the same (3)</w:t>
      </w:r>
    </w:p>
    <w:p w14:paraId="7DB50CB5"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Somewhat more (4)</w:t>
      </w:r>
    </w:p>
    <w:p w14:paraId="25B58566"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A lot more (5)</w:t>
      </w:r>
    </w:p>
    <w:p w14:paraId="3FCB6775" w14:textId="77777777" w:rsidR="00A57009" w:rsidRPr="00C43A8C" w:rsidRDefault="00A57009" w:rsidP="002821E4">
      <w:pPr>
        <w:spacing w:after="0" w:line="240" w:lineRule="auto"/>
        <w:rPr>
          <w:rFonts w:ascii="Times New Roman" w:hAnsi="Times New Roman" w:cs="Times New Roman"/>
        </w:rPr>
      </w:pPr>
    </w:p>
    <w:p w14:paraId="1054F2D4" w14:textId="2B39C492" w:rsidR="00A57009" w:rsidRPr="00C43A8C" w:rsidRDefault="00643C4C" w:rsidP="000E0D12">
      <w:pPr>
        <w:spacing w:after="0" w:line="240" w:lineRule="auto"/>
        <w:rPr>
          <w:rFonts w:ascii="Times New Roman" w:hAnsi="Times New Roman" w:cs="Times New Roman"/>
        </w:rPr>
      </w:pPr>
      <w:r w:rsidRPr="00C43A8C">
        <w:rPr>
          <w:rFonts w:ascii="Times New Roman" w:hAnsi="Times New Roman" w:cs="Times New Roman"/>
        </w:rPr>
        <w:t>Some people say that it is important to have definite opinions about lots of things, while other people think that it is better to remain neutral on most issues. What about you? Do you think it is better to have definite opinions about lots of things or to remain neutral on most issues?’</w:t>
      </w:r>
    </w:p>
    <w:p w14:paraId="25F4657E"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Remain neutral on most issues (1)</w:t>
      </w:r>
    </w:p>
    <w:p w14:paraId="2BE64846"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Definite opinions about lots of things (2)</w:t>
      </w:r>
    </w:p>
    <w:p w14:paraId="3C6F736E" w14:textId="77777777" w:rsidR="00A57009" w:rsidRPr="00C43A8C" w:rsidRDefault="00643C4C" w:rsidP="002821E4">
      <w:pPr>
        <w:pStyle w:val="ListParagraph"/>
        <w:keepNext/>
        <w:numPr>
          <w:ilvl w:val="0"/>
          <w:numId w:val="4"/>
        </w:numPr>
        <w:spacing w:after="0" w:line="240" w:lineRule="auto"/>
        <w:ind w:left="0" w:firstLine="0"/>
        <w:rPr>
          <w:rFonts w:ascii="Times New Roman" w:hAnsi="Times New Roman" w:cs="Times New Roman"/>
        </w:rPr>
      </w:pPr>
      <w:r w:rsidRPr="00C43A8C">
        <w:rPr>
          <w:rFonts w:ascii="Times New Roman" w:hAnsi="Times New Roman" w:cs="Times New Roman"/>
        </w:rPr>
        <w:t>Don’t know (3)</w:t>
      </w:r>
    </w:p>
    <w:p w14:paraId="1AAC202D" w14:textId="77777777" w:rsidR="00A57009" w:rsidRPr="00C43A8C" w:rsidRDefault="00A57009" w:rsidP="002821E4">
      <w:pPr>
        <w:spacing w:after="0" w:line="240" w:lineRule="auto"/>
        <w:rPr>
          <w:rFonts w:ascii="Times New Roman" w:hAnsi="Times New Roman" w:cs="Times New Roman"/>
        </w:rPr>
      </w:pPr>
    </w:p>
    <w:p w14:paraId="16AEC438" w14:textId="77777777" w:rsidR="000E0D12" w:rsidRDefault="000E0D12" w:rsidP="000E0D12">
      <w:pPr>
        <w:keepNext/>
        <w:spacing w:after="0" w:line="240" w:lineRule="auto"/>
        <w:rPr>
          <w:rFonts w:ascii="Times New Roman" w:hAnsi="Times New Roman" w:cs="Times New Roman"/>
        </w:rPr>
      </w:pPr>
    </w:p>
    <w:p w14:paraId="49AA4992" w14:textId="77777777" w:rsidR="000E0D12" w:rsidRDefault="000E0D12" w:rsidP="000E0D12">
      <w:pPr>
        <w:keepNext/>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page</w:t>
      </w:r>
      <w:proofErr w:type="gramEnd"/>
      <w:r>
        <w:rPr>
          <w:rFonts w:ascii="Times New Roman" w:hAnsi="Times New Roman" w:cs="Times New Roman"/>
        </w:rPr>
        <w:t xml:space="preserve"> break---</w:t>
      </w:r>
    </w:p>
    <w:p w14:paraId="24D54CD8" w14:textId="77777777" w:rsidR="000E0D12" w:rsidRPr="00C43A8C" w:rsidRDefault="000E0D12" w:rsidP="000E0D12">
      <w:pPr>
        <w:keepNext/>
        <w:spacing w:after="0" w:line="240" w:lineRule="auto"/>
        <w:rPr>
          <w:rFonts w:ascii="Times New Roman" w:hAnsi="Times New Roman" w:cs="Times New Roman"/>
        </w:rPr>
      </w:pPr>
    </w:p>
    <w:p w14:paraId="760F17E2" w14:textId="77777777" w:rsidR="000E0D12" w:rsidRDefault="000E0D12" w:rsidP="000E0D12">
      <w:pPr>
        <w:keepNext/>
        <w:rPr>
          <w:rFonts w:ascii="Times New Roman" w:hAnsi="Times New Roman" w:cs="Times New Roman"/>
        </w:rPr>
      </w:pPr>
      <w:r w:rsidRPr="0013172A">
        <w:rPr>
          <w:rFonts w:ascii="Times New Roman" w:hAnsi="Times New Roman" w:cs="Times New Roman"/>
        </w:rPr>
        <w:t xml:space="preserve">Next are some questions to help us see how much information about politics gets out to the public. Please answer these questions on your own, without asking anyone or looking up the answers. Many people don't know the answers to these questions, but we'd be grateful if you would please answer every question, even if </w:t>
      </w:r>
      <w:proofErr w:type="gramStart"/>
      <w:r w:rsidRPr="0013172A">
        <w:rPr>
          <w:rFonts w:ascii="Times New Roman" w:hAnsi="Times New Roman" w:cs="Times New Roman"/>
        </w:rPr>
        <w:t>you're</w:t>
      </w:r>
      <w:proofErr w:type="gramEnd"/>
      <w:r w:rsidRPr="0013172A">
        <w:rPr>
          <w:rFonts w:ascii="Times New Roman" w:hAnsi="Times New Roman" w:cs="Times New Roman"/>
        </w:rPr>
        <w:t xml:space="preserve"> not sure what the right answer is.</w:t>
      </w:r>
      <w:r>
        <w:rPr>
          <w:rFonts w:ascii="Times New Roman" w:hAnsi="Times New Roman" w:cs="Times New Roman"/>
        </w:rPr>
        <w:t xml:space="preserve"> </w:t>
      </w:r>
      <w:r w:rsidRPr="0013172A">
        <w:rPr>
          <w:rFonts w:ascii="Times New Roman" w:hAnsi="Times New Roman" w:cs="Times New Roman"/>
        </w:rPr>
        <w:t>You will have 30 seconds to answer each question after it appears on the screen.</w:t>
      </w:r>
      <w:r>
        <w:rPr>
          <w:rFonts w:ascii="Times New Roman" w:hAnsi="Times New Roman" w:cs="Times New Roman"/>
        </w:rPr>
        <w:t xml:space="preserve"> </w:t>
      </w:r>
      <w:r w:rsidRPr="0013172A">
        <w:rPr>
          <w:rFonts w:ascii="Times New Roman" w:hAnsi="Times New Roman" w:cs="Times New Roman"/>
        </w:rPr>
        <w:t>After 30 seconds, the screen will automatically go on to the next question. If you</w:t>
      </w:r>
      <w:r>
        <w:rPr>
          <w:rFonts w:ascii="Times New Roman" w:hAnsi="Times New Roman" w:cs="Times New Roman"/>
        </w:rPr>
        <w:t xml:space="preserve"> </w:t>
      </w:r>
      <w:r w:rsidRPr="0013172A">
        <w:rPr>
          <w:rFonts w:ascii="Times New Roman" w:hAnsi="Times New Roman" w:cs="Times New Roman"/>
        </w:rPr>
        <w:t>finish answering a question before 30 seconds is up, you can go to the next</w:t>
      </w:r>
      <w:r>
        <w:rPr>
          <w:rFonts w:ascii="Times New Roman" w:hAnsi="Times New Roman" w:cs="Times New Roman"/>
        </w:rPr>
        <w:t xml:space="preserve"> </w:t>
      </w:r>
      <w:r w:rsidRPr="0013172A">
        <w:rPr>
          <w:rFonts w:ascii="Times New Roman" w:hAnsi="Times New Roman" w:cs="Times New Roman"/>
        </w:rPr>
        <w:t>question by clicking on the "Next" button.  Please click below to continue to these questions.</w:t>
      </w:r>
    </w:p>
    <w:p w14:paraId="3C14248D" w14:textId="77777777" w:rsidR="000E0D12" w:rsidRDefault="000E0D12" w:rsidP="000E0D12">
      <w:pPr>
        <w:keepNext/>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each</w:t>
      </w:r>
      <w:proofErr w:type="gramEnd"/>
      <w:r>
        <w:rPr>
          <w:rFonts w:ascii="Times New Roman" w:hAnsi="Times New Roman" w:cs="Times New Roman"/>
        </w:rPr>
        <w:t xml:space="preserve"> question should be on own screen and have an open text box for responses; survey should auto-advance after 30 seconds]</w:t>
      </w:r>
    </w:p>
    <w:p w14:paraId="6BCAFAFB" w14:textId="77777777" w:rsidR="000E0D12" w:rsidRDefault="000E0D12" w:rsidP="000E0D12">
      <w:pPr>
        <w:keepNext/>
        <w:rPr>
          <w:rFonts w:ascii="Times New Roman" w:hAnsi="Times New Roman" w:cs="Times New Roman"/>
        </w:rPr>
      </w:pPr>
      <w:r w:rsidRPr="00A641A1">
        <w:rPr>
          <w:rFonts w:ascii="Times New Roman" w:hAnsi="Times New Roman" w:cs="Times New Roman"/>
        </w:rPr>
        <w:t>---</w:t>
      </w:r>
      <w:proofErr w:type="gramStart"/>
      <w:r w:rsidRPr="00A641A1">
        <w:rPr>
          <w:rFonts w:ascii="Times New Roman" w:hAnsi="Times New Roman" w:cs="Times New Roman"/>
        </w:rPr>
        <w:t>page</w:t>
      </w:r>
      <w:proofErr w:type="gramEnd"/>
      <w:r w:rsidRPr="00A641A1">
        <w:rPr>
          <w:rFonts w:ascii="Times New Roman" w:hAnsi="Times New Roman" w:cs="Times New Roman"/>
        </w:rPr>
        <w:t xml:space="preserve"> break---</w:t>
      </w:r>
    </w:p>
    <w:p w14:paraId="650B4D24" w14:textId="77777777" w:rsidR="000E0D12" w:rsidRDefault="000E0D12" w:rsidP="000E0D12">
      <w:pPr>
        <w:keepNext/>
        <w:rPr>
          <w:rFonts w:ascii="Times New Roman" w:hAnsi="Times New Roman" w:cs="Times New Roman"/>
        </w:rPr>
      </w:pPr>
      <w:r>
        <w:rPr>
          <w:rFonts w:ascii="Times New Roman" w:hAnsi="Times New Roman" w:cs="Times New Roman"/>
        </w:rPr>
        <w:t>H</w:t>
      </w:r>
      <w:r w:rsidRPr="0013172A">
        <w:rPr>
          <w:rFonts w:ascii="Times New Roman" w:hAnsi="Times New Roman" w:cs="Times New Roman"/>
        </w:rPr>
        <w:t xml:space="preserve">ow many times an individual can be elected President of the United States under current laws? </w:t>
      </w:r>
    </w:p>
    <w:p w14:paraId="7D9B55E3" w14:textId="77777777" w:rsidR="000E0D12" w:rsidRDefault="000E0D12" w:rsidP="000E0D12">
      <w:pPr>
        <w:keepNext/>
        <w:rPr>
          <w:rFonts w:ascii="Times New Roman" w:hAnsi="Times New Roman" w:cs="Times New Roman"/>
        </w:rPr>
      </w:pPr>
      <w:r w:rsidRPr="00A641A1">
        <w:rPr>
          <w:rFonts w:ascii="Times New Roman" w:hAnsi="Times New Roman" w:cs="Times New Roman"/>
        </w:rPr>
        <w:t>---</w:t>
      </w:r>
      <w:proofErr w:type="gramStart"/>
      <w:r w:rsidRPr="00A641A1">
        <w:rPr>
          <w:rFonts w:ascii="Times New Roman" w:hAnsi="Times New Roman" w:cs="Times New Roman"/>
        </w:rPr>
        <w:t>page</w:t>
      </w:r>
      <w:proofErr w:type="gramEnd"/>
      <w:r w:rsidRPr="00A641A1">
        <w:rPr>
          <w:rFonts w:ascii="Times New Roman" w:hAnsi="Times New Roman" w:cs="Times New Roman"/>
        </w:rPr>
        <w:t xml:space="preserve"> break---</w:t>
      </w:r>
    </w:p>
    <w:p w14:paraId="4B3AD050" w14:textId="77777777" w:rsidR="000E0D12" w:rsidRPr="0013172A" w:rsidRDefault="000E0D12" w:rsidP="000E0D12">
      <w:pPr>
        <w:keepNext/>
        <w:rPr>
          <w:rFonts w:ascii="Times New Roman" w:hAnsi="Times New Roman" w:cs="Times New Roman"/>
        </w:rPr>
      </w:pPr>
      <w:r w:rsidRPr="0013172A">
        <w:rPr>
          <w:rFonts w:ascii="Times New Roman" w:hAnsi="Times New Roman" w:cs="Times New Roman"/>
        </w:rPr>
        <w:t xml:space="preserve">For how many years is a United States Senator elected – that is, how many years are </w:t>
      </w:r>
      <w:proofErr w:type="gramStart"/>
      <w:r w:rsidRPr="0013172A">
        <w:rPr>
          <w:rFonts w:ascii="Times New Roman" w:hAnsi="Times New Roman" w:cs="Times New Roman"/>
        </w:rPr>
        <w:t>there</w:t>
      </w:r>
      <w:proofErr w:type="gramEnd"/>
      <w:r w:rsidRPr="0013172A">
        <w:rPr>
          <w:rFonts w:ascii="Times New Roman" w:hAnsi="Times New Roman" w:cs="Times New Roman"/>
        </w:rPr>
        <w:t xml:space="preserve"> in one full term of office for a U.S. Senator? </w:t>
      </w:r>
    </w:p>
    <w:p w14:paraId="2A5667CD" w14:textId="77777777" w:rsidR="000E0D12" w:rsidRDefault="000E0D12" w:rsidP="000E0D12">
      <w:pPr>
        <w:keepNext/>
        <w:rPr>
          <w:rFonts w:ascii="Times New Roman" w:hAnsi="Times New Roman" w:cs="Times New Roman"/>
        </w:rPr>
      </w:pPr>
      <w:r w:rsidRPr="00A641A1">
        <w:rPr>
          <w:rFonts w:ascii="Times New Roman" w:hAnsi="Times New Roman" w:cs="Times New Roman"/>
        </w:rPr>
        <w:t>---</w:t>
      </w:r>
      <w:proofErr w:type="gramStart"/>
      <w:r w:rsidRPr="00A641A1">
        <w:rPr>
          <w:rFonts w:ascii="Times New Roman" w:hAnsi="Times New Roman" w:cs="Times New Roman"/>
        </w:rPr>
        <w:t>page</w:t>
      </w:r>
      <w:proofErr w:type="gramEnd"/>
      <w:r w:rsidRPr="00A641A1">
        <w:rPr>
          <w:rFonts w:ascii="Times New Roman" w:hAnsi="Times New Roman" w:cs="Times New Roman"/>
        </w:rPr>
        <w:t xml:space="preserve"> break---</w:t>
      </w:r>
    </w:p>
    <w:p w14:paraId="4FD8FC0A" w14:textId="77777777" w:rsidR="000E0D12" w:rsidRPr="0013172A" w:rsidRDefault="000E0D12" w:rsidP="000E0D12">
      <w:pPr>
        <w:keepNext/>
        <w:rPr>
          <w:rFonts w:ascii="Times New Roman" w:hAnsi="Times New Roman" w:cs="Times New Roman"/>
        </w:rPr>
      </w:pPr>
      <w:r w:rsidRPr="0013172A">
        <w:rPr>
          <w:rFonts w:ascii="Times New Roman" w:hAnsi="Times New Roman" w:cs="Times New Roman"/>
        </w:rPr>
        <w:t xml:space="preserve">How many U.S. Senators are there from each state?   </w:t>
      </w:r>
    </w:p>
    <w:p w14:paraId="5249D9EF" w14:textId="77777777" w:rsidR="000E0D12" w:rsidRDefault="000E0D12" w:rsidP="000E0D12">
      <w:pPr>
        <w:keepNext/>
        <w:rPr>
          <w:rFonts w:ascii="Times New Roman" w:hAnsi="Times New Roman" w:cs="Times New Roman"/>
        </w:rPr>
      </w:pPr>
      <w:r w:rsidRPr="00A641A1">
        <w:rPr>
          <w:rFonts w:ascii="Times New Roman" w:hAnsi="Times New Roman" w:cs="Times New Roman"/>
        </w:rPr>
        <w:t>---</w:t>
      </w:r>
      <w:proofErr w:type="gramStart"/>
      <w:r w:rsidRPr="00A641A1">
        <w:rPr>
          <w:rFonts w:ascii="Times New Roman" w:hAnsi="Times New Roman" w:cs="Times New Roman"/>
        </w:rPr>
        <w:t>page</w:t>
      </w:r>
      <w:proofErr w:type="gramEnd"/>
      <w:r w:rsidRPr="00A641A1">
        <w:rPr>
          <w:rFonts w:ascii="Times New Roman" w:hAnsi="Times New Roman" w:cs="Times New Roman"/>
        </w:rPr>
        <w:t xml:space="preserve"> break---</w:t>
      </w:r>
    </w:p>
    <w:p w14:paraId="763A788B" w14:textId="77777777" w:rsidR="000E0D12" w:rsidRPr="0013172A" w:rsidRDefault="000E0D12" w:rsidP="000E0D12">
      <w:pPr>
        <w:keepNext/>
        <w:rPr>
          <w:rFonts w:ascii="Times New Roman" w:hAnsi="Times New Roman" w:cs="Times New Roman"/>
        </w:rPr>
      </w:pPr>
      <w:r w:rsidRPr="0013172A">
        <w:rPr>
          <w:rFonts w:ascii="Times New Roman" w:hAnsi="Times New Roman" w:cs="Times New Roman"/>
        </w:rPr>
        <w:t xml:space="preserve">For how many years is a member of the United States House of Representatives elected – that is, how many years are </w:t>
      </w:r>
      <w:proofErr w:type="gramStart"/>
      <w:r w:rsidRPr="0013172A">
        <w:rPr>
          <w:rFonts w:ascii="Times New Roman" w:hAnsi="Times New Roman" w:cs="Times New Roman"/>
        </w:rPr>
        <w:t>there</w:t>
      </w:r>
      <w:proofErr w:type="gramEnd"/>
      <w:r w:rsidRPr="0013172A">
        <w:rPr>
          <w:rFonts w:ascii="Times New Roman" w:hAnsi="Times New Roman" w:cs="Times New Roman"/>
        </w:rPr>
        <w:t xml:space="preserve"> in one full term of office for a U.S.  House member? </w:t>
      </w:r>
    </w:p>
    <w:p w14:paraId="3C2F5AB7" w14:textId="77777777" w:rsidR="000E0D12" w:rsidRDefault="000E0D12" w:rsidP="000E0D12">
      <w:pPr>
        <w:keepNext/>
        <w:rPr>
          <w:rFonts w:ascii="Times New Roman" w:hAnsi="Times New Roman" w:cs="Times New Roman"/>
        </w:rPr>
      </w:pPr>
      <w:r w:rsidRPr="00A641A1">
        <w:rPr>
          <w:rFonts w:ascii="Times New Roman" w:hAnsi="Times New Roman" w:cs="Times New Roman"/>
        </w:rPr>
        <w:t>---</w:t>
      </w:r>
      <w:proofErr w:type="gramStart"/>
      <w:r w:rsidRPr="00A641A1">
        <w:rPr>
          <w:rFonts w:ascii="Times New Roman" w:hAnsi="Times New Roman" w:cs="Times New Roman"/>
        </w:rPr>
        <w:t>page</w:t>
      </w:r>
      <w:proofErr w:type="gramEnd"/>
      <w:r w:rsidRPr="00A641A1">
        <w:rPr>
          <w:rFonts w:ascii="Times New Roman" w:hAnsi="Times New Roman" w:cs="Times New Roman"/>
        </w:rPr>
        <w:t xml:space="preserve"> break---</w:t>
      </w:r>
    </w:p>
    <w:p w14:paraId="7FB7FFCF" w14:textId="77777777" w:rsidR="000E0D12" w:rsidRPr="0013172A" w:rsidRDefault="000E0D12" w:rsidP="000E0D12">
      <w:pPr>
        <w:keepNext/>
        <w:rPr>
          <w:rFonts w:ascii="Times New Roman" w:hAnsi="Times New Roman" w:cs="Times New Roman"/>
        </w:rPr>
      </w:pPr>
      <w:r w:rsidRPr="0013172A">
        <w:rPr>
          <w:rFonts w:ascii="Times New Roman" w:hAnsi="Times New Roman" w:cs="Times New Roman"/>
        </w:rPr>
        <w:t xml:space="preserve">What is the name of the Prime Minister of the United Kingdom? </w:t>
      </w:r>
    </w:p>
    <w:p w14:paraId="50DDA687" w14:textId="77777777" w:rsidR="000E0D12" w:rsidRDefault="000E0D12" w:rsidP="000E0D12">
      <w:pPr>
        <w:keepNext/>
        <w:rPr>
          <w:rFonts w:ascii="Times New Roman" w:hAnsi="Times New Roman" w:cs="Times New Roman"/>
        </w:rPr>
      </w:pPr>
      <w:r w:rsidRPr="00A641A1">
        <w:rPr>
          <w:rFonts w:ascii="Times New Roman" w:hAnsi="Times New Roman" w:cs="Times New Roman"/>
        </w:rPr>
        <w:t>---</w:t>
      </w:r>
      <w:proofErr w:type="gramStart"/>
      <w:r w:rsidRPr="00A641A1">
        <w:rPr>
          <w:rFonts w:ascii="Times New Roman" w:hAnsi="Times New Roman" w:cs="Times New Roman"/>
        </w:rPr>
        <w:t>page</w:t>
      </w:r>
      <w:proofErr w:type="gramEnd"/>
      <w:r w:rsidRPr="00A641A1">
        <w:rPr>
          <w:rFonts w:ascii="Times New Roman" w:hAnsi="Times New Roman" w:cs="Times New Roman"/>
        </w:rPr>
        <w:t xml:space="preserve"> break---</w:t>
      </w:r>
    </w:p>
    <w:p w14:paraId="5179DE70" w14:textId="61BBA0A7" w:rsidR="00A57009" w:rsidRPr="00C43A8C" w:rsidRDefault="00643C4C" w:rsidP="002821E4">
      <w:pPr>
        <w:keepNext/>
        <w:spacing w:after="0" w:line="240" w:lineRule="auto"/>
        <w:rPr>
          <w:rFonts w:ascii="Times New Roman" w:hAnsi="Times New Roman" w:cs="Times New Roman"/>
        </w:rPr>
      </w:pPr>
      <w:r w:rsidRPr="00C43A8C">
        <w:rPr>
          <w:rFonts w:ascii="Times New Roman" w:hAnsi="Times New Roman" w:cs="Times New Roman"/>
        </w:rPr>
        <w:t>Do you have any comments on the survey? Please let us know about any problems you had or aspects of the survey that were confusing.  </w:t>
      </w:r>
    </w:p>
    <w:p w14:paraId="4B575BA2" w14:textId="77777777" w:rsidR="00A57009" w:rsidRPr="00C43A8C" w:rsidRDefault="00A57009" w:rsidP="002821E4">
      <w:pPr>
        <w:spacing w:after="0" w:line="240" w:lineRule="auto"/>
        <w:rPr>
          <w:rFonts w:ascii="Times New Roman" w:hAnsi="Times New Roman" w:cs="Times New Roman"/>
        </w:rPr>
      </w:pPr>
    </w:p>
    <w:p w14:paraId="63D401F1" w14:textId="410FFC53" w:rsidR="00A57009" w:rsidRPr="00C43A8C" w:rsidRDefault="000E0D12" w:rsidP="002821E4">
      <w:pPr>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text</w:t>
      </w:r>
      <w:proofErr w:type="gramEnd"/>
      <w:r>
        <w:rPr>
          <w:rFonts w:ascii="Times New Roman" w:hAnsi="Times New Roman" w:cs="Times New Roman"/>
        </w:rPr>
        <w:t xml:space="preserve"> box]</w:t>
      </w:r>
    </w:p>
    <w:sectPr w:rsidR="00A57009" w:rsidRPr="00C43A8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ＭＳ 明朝">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6B26"/>
    <w:multiLevelType w:val="hybridMultilevel"/>
    <w:tmpl w:val="CD605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EE6D71"/>
    <w:multiLevelType w:val="hybridMultilevel"/>
    <w:tmpl w:val="ADE25DF0"/>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EA0BF6"/>
    <w:multiLevelType w:val="multilevel"/>
    <w:tmpl w:val="0409001D"/>
    <w:numStyleLink w:val="Singlepunch"/>
  </w:abstractNum>
  <w:abstractNum w:abstractNumId="3">
    <w:nsid w:val="288E1CE2"/>
    <w:multiLevelType w:val="multilevel"/>
    <w:tmpl w:val="0409001D"/>
    <w:numStyleLink w:val="Multipunch"/>
  </w:abstractNum>
  <w:abstractNum w:abstractNumId="4">
    <w:nsid w:val="2A9C543C"/>
    <w:multiLevelType w:val="multilevel"/>
    <w:tmpl w:val="0409001D"/>
    <w:styleLink w:val="Multi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2BC73EAE"/>
    <w:multiLevelType w:val="hybridMultilevel"/>
    <w:tmpl w:val="CEAACA18"/>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1E166B"/>
    <w:multiLevelType w:val="hybridMultilevel"/>
    <w:tmpl w:val="86561994"/>
    <w:lvl w:ilvl="0" w:tplc="04090003">
      <w:start w:val="1"/>
      <w:numFmt w:val="bullet"/>
      <w:lvlText w:val="o"/>
      <w:lvlJc w:val="left"/>
      <w:pPr>
        <w:ind w:left="720" w:hanging="360"/>
      </w:pPr>
      <w:rPr>
        <w:rFonts w:ascii="Courier New" w:hAnsi="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C640E40"/>
    <w:multiLevelType w:val="hybridMultilevel"/>
    <w:tmpl w:val="BECE7CB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4A2778A6"/>
    <w:multiLevelType w:val="multilevel"/>
    <w:tmpl w:val="0409001D"/>
    <w:styleLink w:val="Singlepunch"/>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nsid w:val="66BC03F3"/>
    <w:multiLevelType w:val="hybridMultilevel"/>
    <w:tmpl w:val="77D0C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8"/>
  </w:num>
  <w:num w:numId="4">
    <w:abstractNumId w:val="2"/>
  </w:num>
  <w:num w:numId="5">
    <w:abstractNumId w:val="9"/>
  </w:num>
  <w:num w:numId="6">
    <w:abstractNumId w:val="0"/>
  </w:num>
  <w:num w:numId="7">
    <w:abstractNumId w:val="6"/>
  </w:num>
  <w:num w:numId="8">
    <w:abstractNumId w:val="1"/>
  </w:num>
  <w:num w:numId="9">
    <w:abstractNumId w:val="5"/>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oNotDisplayPageBoundaries/>
  <w:embedSystemFonts/>
  <w:proofState w:spelling="clean" w:grammar="clean"/>
  <w:trackRevisions/>
  <w:defaultTabStop w:val="720"/>
  <w:noPunctuationKerning/>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2B15"/>
    <w:rsid w:val="000B36E6"/>
    <w:rsid w:val="000E0D12"/>
    <w:rsid w:val="0022337E"/>
    <w:rsid w:val="002821E4"/>
    <w:rsid w:val="003251C1"/>
    <w:rsid w:val="00400950"/>
    <w:rsid w:val="005A6C9B"/>
    <w:rsid w:val="00643C4C"/>
    <w:rsid w:val="00827E9B"/>
    <w:rsid w:val="00A57009"/>
    <w:rsid w:val="00B56AEF"/>
    <w:rsid w:val="00B70267"/>
    <w:rsid w:val="00C43A8C"/>
    <w:rsid w:val="00E57E60"/>
    <w:rsid w:val="00F22B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70BE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after="0"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tblStylePr w:type="band1Horz">
      <w:tblPr/>
      <w:tcPr>
        <w:shd w:val="clear" w:color="auto" w:fill="FEFBE7"/>
      </w:tcPr>
    </w:tblStylePr>
  </w:style>
  <w:style w:type="table" w:customStyle="1" w:styleId="QQuestionTable">
    <w:name w:val="QQuestionTable"/>
    <w:uiPriority w:val="99"/>
    <w:qFormat/>
    <w:rsid w:val="003459A4"/>
    <w:pPr>
      <w:spacing w:after="0"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QSummary">
    <w:name w:val="QSummary"/>
    <w:basedOn w:val="Normal"/>
    <w:qFormat/>
    <w:rsid w:val="006A7B37"/>
    <w:rPr>
      <w:b/>
    </w:r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contextualSpacing/>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C5DCFF"/>
    </w:pPr>
  </w:style>
  <w:style w:type="paragraph" w:customStyle="1" w:styleId="QSkipLogic">
    <w:name w:val="QSkipLogic"/>
    <w:basedOn w:val="Normal"/>
    <w:qFormat/>
    <w:rsid w:val="00942B52"/>
    <w:pPr>
      <w:shd w:val="clear" w:color="auto" w:fill="D9D9D9"/>
    </w:pPr>
  </w:style>
  <w:style w:type="paragraph" w:customStyle="1" w:styleId="SingleLineText">
    <w:name w:val="SingleLineText"/>
    <w:next w:val="Normal"/>
    <w:rsid w:val="00B826E1"/>
    <w:pPr>
      <w:spacing w:after="0" w:line="240" w:lineRule="auto"/>
    </w:pPr>
  </w:style>
  <w:style w:type="character" w:styleId="Hyperlink">
    <w:name w:val="Hyperlink"/>
    <w:basedOn w:val="DefaultParagraphFont"/>
    <w:uiPriority w:val="99"/>
    <w:unhideWhenUsed/>
    <w:rsid w:val="00C43A8C"/>
    <w:rPr>
      <w:color w:val="0000FF" w:themeColor="hyperlink"/>
      <w:u w:val="single"/>
    </w:rPr>
  </w:style>
  <w:style w:type="paragraph" w:styleId="BalloonText">
    <w:name w:val="Balloon Text"/>
    <w:basedOn w:val="Normal"/>
    <w:link w:val="BalloonTextChar"/>
    <w:uiPriority w:val="99"/>
    <w:semiHidden/>
    <w:unhideWhenUsed/>
    <w:rsid w:val="000E0D1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E0D12"/>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55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QTable">
    <w:name w:val="QTable"/>
    <w:uiPriority w:val="99"/>
    <w:qFormat/>
    <w:rsid w:val="003459A3"/>
    <w:pPr>
      <w:spacing w:after="0"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tblStylePr w:type="band1Horz">
      <w:tblPr/>
      <w:tcPr>
        <w:shd w:val="clear" w:color="auto" w:fill="FEFBE7"/>
      </w:tcPr>
    </w:tblStylePr>
  </w:style>
  <w:style w:type="table" w:customStyle="1" w:styleId="QQuestionTable">
    <w:name w:val="QQuestionTable"/>
    <w:uiPriority w:val="99"/>
    <w:qFormat/>
    <w:rsid w:val="003459A4"/>
    <w:pPr>
      <w:spacing w:after="0" w:line="240" w:lineRule="auto"/>
      <w:jc w:val="center"/>
    </w:pPr>
    <w:tblPr>
      <w:tblStyleRowBandSize w:val="1"/>
      <w:tblInd w:w="0" w:type="dxa"/>
      <w:tblBorders>
        <w:top w:val="single" w:sz="4" w:space="0" w:color="818386"/>
        <w:left w:val="single" w:sz="4" w:space="0" w:color="818386"/>
        <w:bottom w:val="single" w:sz="4" w:space="0" w:color="818386"/>
        <w:right w:val="single" w:sz="4" w:space="0" w:color="818386"/>
        <w:insideV w:val="single" w:sz="4" w:space="0" w:color="808080" w:themeColor="background1" w:themeShade="80"/>
      </w:tblBorders>
      <w:tblCellMar>
        <w:top w:w="43" w:type="dxa"/>
        <w:left w:w="115" w:type="dxa"/>
        <w:bottom w:w="43" w:type="dxa"/>
        <w:right w:w="115" w:type="dxa"/>
      </w:tblCellMar>
    </w:tblPr>
    <w:tcPr>
      <w:shd w:val="clear" w:color="auto" w:fill="auto"/>
      <w:vAlign w:val="center"/>
    </w:tcPr>
    <w:tblStylePr w:type="firstRow">
      <w:pPr>
        <w:wordWrap/>
        <w:jc w:val="center"/>
      </w:pPr>
      <w:rPr>
        <w:color w:val="FFFFFF" w:themeColor="background1"/>
      </w:rPr>
      <w:tblPr/>
      <w:tcPr>
        <w:tcBorders>
          <w:insideV w:val="single" w:sz="4" w:space="0" w:color="969696"/>
        </w:tcBorders>
        <w:shd w:val="clear" w:color="auto" w:fill="58595B"/>
        <w:vAlign w:val="top"/>
      </w:tcPr>
    </w:tblStylePr>
    <w:tblStylePr w:type="lastRow">
      <w:tblPr/>
      <w:tcPr>
        <w:tcBorders>
          <w:top w:val="single" w:sz="4" w:space="0" w:color="818386"/>
          <w:left w:val="single" w:sz="4" w:space="0" w:color="818386"/>
          <w:bottom w:val="single" w:sz="4" w:space="0" w:color="818386"/>
          <w:right w:val="single" w:sz="4" w:space="0" w:color="818386"/>
          <w:insideH w:val="single" w:sz="4" w:space="0" w:color="818386"/>
          <w:insideV w:val="single" w:sz="4" w:space="0" w:color="818386"/>
        </w:tcBorders>
        <w:shd w:val="clear" w:color="auto" w:fill="FEFBE7"/>
      </w:tcPr>
    </w:tblStylePr>
  </w:style>
  <w:style w:type="paragraph" w:customStyle="1" w:styleId="QSummary">
    <w:name w:val="QSummary"/>
    <w:basedOn w:val="Normal"/>
    <w:qFormat/>
    <w:rsid w:val="006A7B37"/>
    <w:rPr>
      <w:b/>
    </w:r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contextualSpacing/>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C5DCFF"/>
    </w:pPr>
  </w:style>
  <w:style w:type="paragraph" w:customStyle="1" w:styleId="QSkipLogic">
    <w:name w:val="QSkipLogic"/>
    <w:basedOn w:val="Normal"/>
    <w:qFormat/>
    <w:rsid w:val="00942B52"/>
    <w:pPr>
      <w:shd w:val="clear" w:color="auto" w:fill="D9D9D9"/>
    </w:pPr>
  </w:style>
  <w:style w:type="paragraph" w:customStyle="1" w:styleId="SingleLineText">
    <w:name w:val="SingleLineText"/>
    <w:next w:val="Normal"/>
    <w:rsid w:val="00B826E1"/>
    <w:pPr>
      <w:spacing w:after="0" w:line="240" w:lineRule="auto"/>
    </w:pPr>
  </w:style>
  <w:style w:type="character" w:styleId="Hyperlink">
    <w:name w:val="Hyperlink"/>
    <w:basedOn w:val="DefaultParagraphFont"/>
    <w:uiPriority w:val="99"/>
    <w:unhideWhenUsed/>
    <w:rsid w:val="00C43A8C"/>
    <w:rPr>
      <w:color w:val="0000FF" w:themeColor="hyperlink"/>
      <w:u w:val="single"/>
    </w:rPr>
  </w:style>
  <w:style w:type="paragraph" w:styleId="BalloonText">
    <w:name w:val="Balloon Text"/>
    <w:basedOn w:val="Normal"/>
    <w:link w:val="BalloonTextChar"/>
    <w:uiPriority w:val="99"/>
    <w:semiHidden/>
    <w:unhideWhenUsed/>
    <w:rsid w:val="000E0D12"/>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E0D12"/>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gif"/><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3120</Words>
  <Characters>17784</Characters>
  <Application>Microsoft Macintosh Word</Application>
  <DocSecurity>0</DocSecurity>
  <Lines>148</Lines>
  <Paragraphs>41</Paragraphs>
  <ScaleCrop>false</ScaleCrop>
  <Company>Qualtrics</Company>
  <LinksUpToDate>false</LinksUpToDate>
  <CharactersWithSpaces>20863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CCAP Pretest #2 (Causal Corrections) - corruption</dc:title>
  <dc:subject/>
  <dc:creator>Qualtrics</dc:creator>
  <cp:keywords/>
  <dc:description/>
  <cp:lastModifiedBy>Brendan Nyhan</cp:lastModifiedBy>
  <cp:revision>2</cp:revision>
  <dcterms:created xsi:type="dcterms:W3CDTF">2012-10-08T18:08:00Z</dcterms:created>
  <dcterms:modified xsi:type="dcterms:W3CDTF">2012-10-08T18:08:00Z</dcterms:modified>
</cp:coreProperties>
</file>